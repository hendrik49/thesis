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65D398" w14:textId="0480A8C6" w:rsidR="00A7794A" w:rsidRPr="002945F1" w:rsidRDefault="00DA60C3" w:rsidP="0013412D">
      <w:pPr>
        <w:pStyle w:val="Header"/>
        <w:jc w:val="center"/>
        <w:rPr>
          <w:rFonts w:ascii="Times New Roman" w:hAnsi="Times New Roman" w:cs="Times New Roman"/>
          <w:b/>
          <w:lang w:val="id-ID"/>
        </w:rPr>
      </w:pPr>
      <w:r w:rsidRPr="002945F1">
        <w:rPr>
          <w:rFonts w:ascii="Times New Roman" w:hAnsi="Times New Roman" w:cs="Times New Roman"/>
          <w:b/>
          <w:lang w:val="id-ID"/>
        </w:rPr>
        <w:t>Proposal Thesis</w:t>
      </w:r>
    </w:p>
    <w:p w14:paraId="2CCCDE4D" w14:textId="77777777" w:rsidR="00FF27E8" w:rsidRPr="002945F1" w:rsidRDefault="00FF27E8" w:rsidP="00A7794A">
      <w:pPr>
        <w:pStyle w:val="Header"/>
        <w:jc w:val="center"/>
        <w:rPr>
          <w:rFonts w:ascii="Times New Roman" w:hAnsi="Times New Roman" w:cs="Times New Roman"/>
          <w:b/>
          <w:lang w:val="id-ID"/>
        </w:rPr>
      </w:pPr>
    </w:p>
    <w:p w14:paraId="4A790850" w14:textId="77777777" w:rsidR="00FF27E8" w:rsidRPr="002945F1" w:rsidRDefault="00FF27E8" w:rsidP="00A7794A">
      <w:pPr>
        <w:pStyle w:val="Header"/>
        <w:jc w:val="center"/>
        <w:rPr>
          <w:rFonts w:ascii="Times New Roman" w:hAnsi="Times New Roman" w:cs="Times New Roman"/>
          <w:b/>
          <w:lang w:val="id-ID"/>
        </w:rPr>
      </w:pPr>
    </w:p>
    <w:p w14:paraId="2040C4D3" w14:textId="77777777" w:rsidR="00FF27E8" w:rsidRPr="002945F1" w:rsidRDefault="00FF27E8" w:rsidP="00A7794A">
      <w:pPr>
        <w:pStyle w:val="Header"/>
        <w:jc w:val="center"/>
        <w:rPr>
          <w:rFonts w:ascii="Times New Roman" w:hAnsi="Times New Roman" w:cs="Times New Roman"/>
          <w:b/>
          <w:lang w:val="id-ID"/>
        </w:rPr>
      </w:pPr>
    </w:p>
    <w:p w14:paraId="216442B4" w14:textId="2E3C0580" w:rsidR="00A832FC" w:rsidRPr="002945F1" w:rsidRDefault="00347031" w:rsidP="00CB2DFC">
      <w:pPr>
        <w:pStyle w:val="Header"/>
        <w:jc w:val="center"/>
        <w:rPr>
          <w:rFonts w:ascii="Times New Roman" w:hAnsi="Times New Roman" w:cs="Times New Roman"/>
          <w:b/>
          <w:lang w:val="id-ID"/>
        </w:rPr>
      </w:pPr>
      <w:r w:rsidRPr="002945F1">
        <w:rPr>
          <w:rFonts w:ascii="Times New Roman" w:hAnsi="Times New Roman" w:cs="Times New Roman"/>
          <w:b/>
          <w:lang w:val="id-ID"/>
        </w:rPr>
        <w:t>Pembangkitan</w:t>
      </w:r>
      <w:r w:rsidR="00A832FC" w:rsidRPr="002945F1">
        <w:rPr>
          <w:rFonts w:ascii="Times New Roman" w:hAnsi="Times New Roman" w:cs="Times New Roman"/>
          <w:b/>
          <w:lang w:val="id-ID"/>
        </w:rPr>
        <w:t xml:space="preserve"> </w:t>
      </w:r>
      <w:r w:rsidR="00AE723D" w:rsidRPr="00732B8B">
        <w:rPr>
          <w:rFonts w:ascii="Times New Roman" w:hAnsi="Times New Roman" w:cs="Times New Roman"/>
          <w:b/>
          <w:i/>
          <w:lang w:val="id-ID"/>
        </w:rPr>
        <w:t>V</w:t>
      </w:r>
      <w:r w:rsidR="00861A1D" w:rsidRPr="00732B8B">
        <w:rPr>
          <w:rFonts w:ascii="Times New Roman" w:hAnsi="Times New Roman" w:cs="Times New Roman"/>
          <w:b/>
          <w:i/>
          <w:lang w:val="id-ID"/>
        </w:rPr>
        <w:t xml:space="preserve">alid </w:t>
      </w:r>
      <w:r w:rsidR="003502C3">
        <w:rPr>
          <w:rFonts w:ascii="Times New Roman" w:hAnsi="Times New Roman" w:cs="Times New Roman"/>
          <w:b/>
          <w:i/>
          <w:lang w:val="id-ID"/>
        </w:rPr>
        <w:t xml:space="preserve">Customer Information </w:t>
      </w:r>
      <w:r w:rsidR="0013412D" w:rsidRPr="00732B8B">
        <w:rPr>
          <w:rFonts w:ascii="Times New Roman" w:hAnsi="Times New Roman" w:cs="Times New Roman"/>
          <w:b/>
          <w:i/>
          <w:lang w:val="id-ID"/>
        </w:rPr>
        <w:t>Files</w:t>
      </w:r>
      <w:r w:rsidR="0089734F" w:rsidRPr="00732B8B">
        <w:rPr>
          <w:rFonts w:ascii="Times New Roman" w:hAnsi="Times New Roman" w:cs="Times New Roman"/>
          <w:b/>
          <w:i/>
          <w:lang w:val="id-ID"/>
        </w:rPr>
        <w:t xml:space="preserve"> </w:t>
      </w:r>
      <w:r w:rsidR="00445712" w:rsidRPr="002945F1">
        <w:rPr>
          <w:rFonts w:ascii="Times New Roman" w:hAnsi="Times New Roman" w:cs="Times New Roman"/>
          <w:b/>
          <w:lang w:val="id-ID"/>
        </w:rPr>
        <w:t>(CIF)</w:t>
      </w:r>
      <w:r w:rsidR="001C1C83">
        <w:rPr>
          <w:rFonts w:ascii="Times New Roman" w:hAnsi="Times New Roman" w:cs="Times New Roman"/>
          <w:b/>
          <w:lang w:val="id-ID"/>
        </w:rPr>
        <w:t xml:space="preserve"> </w:t>
      </w:r>
    </w:p>
    <w:p w14:paraId="42BC1DEA" w14:textId="795B98B3" w:rsidR="0013412D" w:rsidRPr="002945F1" w:rsidRDefault="006570DE" w:rsidP="00CB2DFC">
      <w:pPr>
        <w:pStyle w:val="Header"/>
        <w:jc w:val="center"/>
        <w:rPr>
          <w:rFonts w:ascii="Times New Roman" w:hAnsi="Times New Roman" w:cs="Times New Roman"/>
          <w:b/>
          <w:lang w:val="id-ID"/>
        </w:rPr>
      </w:pPr>
      <w:r w:rsidRPr="002945F1">
        <w:rPr>
          <w:rFonts w:ascii="Times New Roman" w:hAnsi="Times New Roman" w:cs="Times New Roman"/>
          <w:b/>
          <w:lang w:val="id-ID"/>
        </w:rPr>
        <w:t>Menggunakan</w:t>
      </w:r>
      <w:r w:rsidR="00897BB1" w:rsidRPr="002945F1">
        <w:rPr>
          <w:rFonts w:ascii="Times New Roman" w:hAnsi="Times New Roman" w:cs="Times New Roman"/>
          <w:b/>
          <w:lang w:val="id-ID"/>
        </w:rPr>
        <w:t xml:space="preserve"> </w:t>
      </w:r>
      <w:bookmarkStart w:id="0" w:name="_GoBack"/>
      <w:bookmarkEnd w:id="0"/>
      <w:r w:rsidR="0030664C">
        <w:rPr>
          <w:rFonts w:ascii="Times New Roman" w:hAnsi="Times New Roman" w:cs="Times New Roman"/>
          <w:b/>
          <w:lang w:val="id-ID"/>
        </w:rPr>
        <w:t>Map-Reduce Fuzzy Matching</w:t>
      </w:r>
      <w:r w:rsidR="00EF1198">
        <w:rPr>
          <w:rFonts w:ascii="Times New Roman" w:hAnsi="Times New Roman" w:cs="Times New Roman"/>
          <w:b/>
          <w:lang w:val="id-ID"/>
        </w:rPr>
        <w:t xml:space="preserve"> pada </w:t>
      </w:r>
      <w:r w:rsidR="00F668BD">
        <w:rPr>
          <w:rFonts w:ascii="Times New Roman" w:hAnsi="Times New Roman" w:cs="Times New Roman"/>
          <w:b/>
          <w:lang w:val="id-ID"/>
        </w:rPr>
        <w:t>E-CIF</w:t>
      </w:r>
      <w:r w:rsidR="00EF1198">
        <w:rPr>
          <w:rFonts w:ascii="Times New Roman" w:hAnsi="Times New Roman" w:cs="Times New Roman"/>
          <w:b/>
          <w:lang w:val="id-ID"/>
        </w:rPr>
        <w:t xml:space="preserve"> Bank Danamon</w:t>
      </w:r>
    </w:p>
    <w:p w14:paraId="45D476D8" w14:textId="77777777" w:rsidR="0013412D" w:rsidRPr="002945F1" w:rsidRDefault="0013412D" w:rsidP="0013412D">
      <w:pPr>
        <w:pStyle w:val="Header"/>
        <w:rPr>
          <w:rFonts w:ascii="Times New Roman" w:hAnsi="Times New Roman" w:cs="Times New Roman"/>
          <w:lang w:val="id-ID"/>
        </w:rPr>
      </w:pPr>
    </w:p>
    <w:p w14:paraId="2CFA6BF0" w14:textId="77777777" w:rsidR="003621C6" w:rsidRPr="002945F1" w:rsidRDefault="003621C6" w:rsidP="003621C6">
      <w:pPr>
        <w:pStyle w:val="Header"/>
        <w:jc w:val="center"/>
        <w:rPr>
          <w:rFonts w:ascii="Times New Roman" w:hAnsi="Times New Roman" w:cs="Times New Roman"/>
          <w:b/>
          <w:lang w:val="id-ID"/>
        </w:rPr>
      </w:pPr>
    </w:p>
    <w:p w14:paraId="0995AEC3" w14:textId="77777777" w:rsidR="003621C6" w:rsidRPr="002945F1" w:rsidRDefault="003621C6" w:rsidP="003621C6">
      <w:pPr>
        <w:pStyle w:val="Header"/>
        <w:jc w:val="center"/>
        <w:rPr>
          <w:rFonts w:ascii="Times New Roman" w:hAnsi="Times New Roman" w:cs="Times New Roman"/>
          <w:b/>
          <w:lang w:val="id-ID"/>
        </w:rPr>
      </w:pPr>
    </w:p>
    <w:p w14:paraId="4E5E23D0" w14:textId="77777777" w:rsidR="003621C6" w:rsidRPr="002945F1" w:rsidRDefault="003621C6" w:rsidP="003621C6">
      <w:pPr>
        <w:pStyle w:val="Header"/>
        <w:jc w:val="center"/>
        <w:rPr>
          <w:rFonts w:ascii="Times New Roman" w:hAnsi="Times New Roman" w:cs="Times New Roman"/>
          <w:b/>
          <w:lang w:val="id-ID"/>
        </w:rPr>
      </w:pPr>
    </w:p>
    <w:p w14:paraId="0C90CC84" w14:textId="77777777" w:rsidR="003621C6" w:rsidRPr="002945F1" w:rsidRDefault="003621C6" w:rsidP="003621C6">
      <w:pPr>
        <w:pStyle w:val="Header"/>
        <w:jc w:val="center"/>
        <w:rPr>
          <w:rFonts w:ascii="Times New Roman" w:hAnsi="Times New Roman" w:cs="Times New Roman"/>
          <w:b/>
          <w:lang w:val="id-ID"/>
        </w:rPr>
      </w:pPr>
    </w:p>
    <w:p w14:paraId="2A029149" w14:textId="77777777" w:rsidR="003621C6" w:rsidRPr="002945F1" w:rsidRDefault="003621C6" w:rsidP="003621C6">
      <w:pPr>
        <w:pStyle w:val="Header"/>
        <w:jc w:val="center"/>
        <w:rPr>
          <w:rFonts w:ascii="Times New Roman" w:hAnsi="Times New Roman" w:cs="Times New Roman"/>
          <w:b/>
          <w:lang w:val="id-ID"/>
        </w:rPr>
      </w:pPr>
    </w:p>
    <w:p w14:paraId="3F8C733D" w14:textId="77777777" w:rsidR="003621C6" w:rsidRPr="002945F1" w:rsidRDefault="003621C6" w:rsidP="003621C6">
      <w:pPr>
        <w:pStyle w:val="Header"/>
        <w:jc w:val="center"/>
        <w:rPr>
          <w:rFonts w:ascii="Times New Roman" w:hAnsi="Times New Roman" w:cs="Times New Roman"/>
          <w:b/>
          <w:lang w:val="id-ID"/>
        </w:rPr>
      </w:pPr>
    </w:p>
    <w:p w14:paraId="0A2DBD36" w14:textId="77777777" w:rsidR="003621C6" w:rsidRPr="002945F1" w:rsidRDefault="003621C6" w:rsidP="003621C6">
      <w:pPr>
        <w:pStyle w:val="Header"/>
        <w:jc w:val="center"/>
        <w:rPr>
          <w:rFonts w:ascii="Times New Roman" w:hAnsi="Times New Roman" w:cs="Times New Roman"/>
          <w:b/>
          <w:lang w:val="id-ID"/>
        </w:rPr>
      </w:pPr>
    </w:p>
    <w:p w14:paraId="17C07020" w14:textId="77777777" w:rsidR="003621C6" w:rsidRPr="002945F1" w:rsidRDefault="003621C6" w:rsidP="003621C6">
      <w:pPr>
        <w:pStyle w:val="Header"/>
        <w:jc w:val="center"/>
        <w:rPr>
          <w:rFonts w:ascii="Times New Roman" w:hAnsi="Times New Roman" w:cs="Times New Roman"/>
          <w:b/>
          <w:lang w:val="id-ID"/>
        </w:rPr>
      </w:pPr>
    </w:p>
    <w:p w14:paraId="1E0BAFCE" w14:textId="77777777" w:rsidR="003621C6" w:rsidRPr="002945F1" w:rsidRDefault="003621C6" w:rsidP="003621C6">
      <w:pPr>
        <w:pStyle w:val="Header"/>
        <w:jc w:val="center"/>
        <w:rPr>
          <w:rFonts w:ascii="Times New Roman" w:hAnsi="Times New Roman" w:cs="Times New Roman"/>
          <w:b/>
          <w:lang w:val="id-ID"/>
        </w:rPr>
      </w:pPr>
    </w:p>
    <w:p w14:paraId="64FA2E32" w14:textId="51D329E1" w:rsidR="003621C6" w:rsidRPr="002945F1" w:rsidRDefault="003621C6" w:rsidP="003621C6">
      <w:pPr>
        <w:pStyle w:val="Header"/>
        <w:jc w:val="center"/>
        <w:rPr>
          <w:rFonts w:ascii="Times New Roman" w:hAnsi="Times New Roman" w:cs="Times New Roman"/>
          <w:b/>
          <w:lang w:val="id-ID"/>
        </w:rPr>
      </w:pPr>
      <w:r w:rsidRPr="002945F1">
        <w:rPr>
          <w:rFonts w:ascii="Times New Roman" w:hAnsi="Times New Roman" w:cs="Times New Roman"/>
          <w:b/>
          <w:lang w:val="id-ID"/>
        </w:rPr>
        <w:t>Hendrik</w:t>
      </w:r>
    </w:p>
    <w:p w14:paraId="41642E9A" w14:textId="77777777" w:rsidR="003621C6" w:rsidRPr="002945F1" w:rsidRDefault="003621C6" w:rsidP="003621C6">
      <w:pPr>
        <w:pStyle w:val="Header"/>
        <w:jc w:val="center"/>
        <w:rPr>
          <w:rFonts w:ascii="Times New Roman" w:hAnsi="Times New Roman" w:cs="Times New Roman"/>
          <w:b/>
          <w:lang w:val="id-ID"/>
        </w:rPr>
      </w:pPr>
    </w:p>
    <w:p w14:paraId="02E01856" w14:textId="2003B32C" w:rsidR="0013412D" w:rsidRPr="002945F1" w:rsidRDefault="00623793" w:rsidP="003621C6">
      <w:pPr>
        <w:pStyle w:val="Header"/>
        <w:jc w:val="center"/>
        <w:rPr>
          <w:rFonts w:ascii="Times New Roman" w:hAnsi="Times New Roman" w:cs="Times New Roman"/>
          <w:b/>
          <w:lang w:val="id-ID"/>
        </w:rPr>
      </w:pPr>
      <w:r w:rsidRPr="002945F1">
        <w:rPr>
          <w:rFonts w:ascii="Times New Roman" w:hAnsi="Times New Roman" w:cs="Times New Roman"/>
          <w:b/>
          <w:lang w:val="id-ID"/>
        </w:rPr>
        <w:t>G65116005</w:t>
      </w:r>
      <w:r w:rsidR="0013412D" w:rsidRPr="002945F1">
        <w:rPr>
          <w:rFonts w:ascii="Times New Roman" w:hAnsi="Times New Roman" w:cs="Times New Roman"/>
          <w:b/>
          <w:lang w:val="id-ID"/>
        </w:rPr>
        <w:t>1</w:t>
      </w:r>
    </w:p>
    <w:p w14:paraId="50808356" w14:textId="77777777" w:rsidR="0013412D" w:rsidRPr="002945F1" w:rsidRDefault="0013412D" w:rsidP="001D778D">
      <w:pPr>
        <w:widowControl w:val="0"/>
        <w:autoSpaceDE w:val="0"/>
        <w:autoSpaceDN w:val="0"/>
        <w:adjustRightInd w:val="0"/>
        <w:spacing w:after="240" w:line="440" w:lineRule="atLeast"/>
        <w:jc w:val="center"/>
        <w:rPr>
          <w:rFonts w:ascii="Times New Roman" w:hAnsi="Times New Roman" w:cs="Times New Roman"/>
          <w:b/>
          <w:color w:val="000000"/>
          <w:lang w:val="id-ID"/>
        </w:rPr>
      </w:pPr>
    </w:p>
    <w:p w14:paraId="65B5FBC5" w14:textId="734AC1EE" w:rsidR="0013412D" w:rsidRPr="002945F1" w:rsidRDefault="003621C6" w:rsidP="003621C6">
      <w:pPr>
        <w:pStyle w:val="Header"/>
        <w:jc w:val="center"/>
        <w:rPr>
          <w:rFonts w:ascii="Times New Roman" w:hAnsi="Times New Roman" w:cs="Times New Roman"/>
          <w:lang w:val="id-ID"/>
        </w:rPr>
      </w:pPr>
      <w:r w:rsidRPr="002945F1">
        <w:rPr>
          <w:rFonts w:ascii="Times New Roman" w:hAnsi="Times New Roman" w:cs="Times New Roman"/>
          <w:noProof/>
          <w:color w:val="000000"/>
        </w:rPr>
        <w:drawing>
          <wp:inline distT="0" distB="0" distL="0" distR="0" wp14:anchorId="4AFE8BC0" wp14:editId="214BC82A">
            <wp:extent cx="895350" cy="895350"/>
            <wp:effectExtent l="0" t="0" r="0" b="0"/>
            <wp:docPr id="1" name="Picture 1" descr="https://lh5.googleusercontent.com/Tpyyehmn8LMkwTs6ZpXEAunqEBc0nm5_bUT2zz4bbIUVKPX1JtLkqJyLi4sdK4nn-sLSdqqrOQTzXl3YeCsb5gDgFn5ukdWGTfPzKfagk_B6mu9aGfS4NIVH-hxeF-FkUj3-byA6oYWB1Rnd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Tpyyehmn8LMkwTs6ZpXEAunqEBc0nm5_bUT2zz4bbIUVKPX1JtLkqJyLi4sdK4nn-sLSdqqrOQTzXl3YeCsb5gDgFn5ukdWGTfPzKfagk_B6mu9aGfS4NIVH-hxeF-FkUj3-byA6oYWB1RndIQ"/>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inline>
        </w:drawing>
      </w:r>
    </w:p>
    <w:p w14:paraId="15FEBD07" w14:textId="77777777" w:rsidR="003621C6" w:rsidRPr="002945F1" w:rsidRDefault="003621C6" w:rsidP="003621C6">
      <w:pPr>
        <w:pStyle w:val="Header"/>
        <w:jc w:val="center"/>
        <w:rPr>
          <w:rFonts w:ascii="Times New Roman" w:hAnsi="Times New Roman" w:cs="Times New Roman"/>
          <w:lang w:val="id-ID"/>
        </w:rPr>
      </w:pPr>
    </w:p>
    <w:p w14:paraId="16AD582B" w14:textId="77777777" w:rsidR="003621C6" w:rsidRPr="002945F1" w:rsidRDefault="003621C6" w:rsidP="003621C6">
      <w:pPr>
        <w:pStyle w:val="Header"/>
        <w:spacing w:line="360" w:lineRule="auto"/>
        <w:jc w:val="center"/>
        <w:rPr>
          <w:rFonts w:ascii="Times New Roman" w:hAnsi="Times New Roman" w:cs="Times New Roman"/>
          <w:b/>
          <w:lang w:val="id-ID"/>
        </w:rPr>
      </w:pPr>
    </w:p>
    <w:p w14:paraId="131C2C3C" w14:textId="52B0860B" w:rsidR="003621C6" w:rsidRPr="002945F1" w:rsidRDefault="00963D4F" w:rsidP="003621C6">
      <w:pPr>
        <w:pStyle w:val="Header"/>
        <w:spacing w:line="360" w:lineRule="auto"/>
        <w:jc w:val="center"/>
        <w:rPr>
          <w:rFonts w:ascii="Times New Roman" w:hAnsi="Times New Roman" w:cs="Times New Roman"/>
          <w:b/>
          <w:lang w:val="id-ID"/>
        </w:rPr>
      </w:pPr>
      <w:r w:rsidRPr="002945F1">
        <w:rPr>
          <w:rFonts w:ascii="Times New Roman" w:hAnsi="Times New Roman" w:cs="Times New Roman"/>
          <w:b/>
          <w:lang w:val="id-ID"/>
        </w:rPr>
        <w:t>Dosen:</w:t>
      </w:r>
    </w:p>
    <w:p w14:paraId="490B545E" w14:textId="03E6B5B9" w:rsidR="00963D4F" w:rsidRPr="002945F1" w:rsidRDefault="0001550E" w:rsidP="003621C6">
      <w:pPr>
        <w:pStyle w:val="Header"/>
        <w:spacing w:line="360" w:lineRule="auto"/>
        <w:jc w:val="center"/>
        <w:rPr>
          <w:rFonts w:ascii="Times New Roman" w:hAnsi="Times New Roman" w:cs="Times New Roman"/>
          <w:b/>
          <w:lang w:val="id-ID"/>
        </w:rPr>
      </w:pPr>
      <w:r w:rsidRPr="002945F1">
        <w:rPr>
          <w:rFonts w:ascii="Times New Roman" w:hAnsi="Times New Roman" w:cs="Times New Roman"/>
          <w:b/>
          <w:lang w:val="id-ID"/>
        </w:rPr>
        <w:t>Dr Agus Buono MKom, MSi</w:t>
      </w:r>
    </w:p>
    <w:p w14:paraId="124897B1" w14:textId="5C1E9F8F" w:rsidR="001A373B" w:rsidRPr="002945F1" w:rsidRDefault="001A373B" w:rsidP="003621C6">
      <w:pPr>
        <w:pStyle w:val="Header"/>
        <w:spacing w:line="360" w:lineRule="auto"/>
        <w:jc w:val="center"/>
        <w:rPr>
          <w:rFonts w:ascii="Times New Roman" w:hAnsi="Times New Roman" w:cs="Times New Roman"/>
          <w:b/>
          <w:lang w:val="id-ID"/>
        </w:rPr>
      </w:pPr>
      <w:r w:rsidRPr="002945F1">
        <w:rPr>
          <w:rFonts w:ascii="Times New Roman" w:hAnsi="Times New Roman" w:cs="Times New Roman"/>
          <w:b/>
          <w:lang w:val="id-ID"/>
        </w:rPr>
        <w:t>Dr Yani Nurhadryani, SSi, MT</w:t>
      </w:r>
    </w:p>
    <w:p w14:paraId="3AD9BFA1" w14:textId="77777777" w:rsidR="003621C6" w:rsidRPr="002945F1" w:rsidRDefault="003621C6" w:rsidP="003621C6">
      <w:pPr>
        <w:pStyle w:val="Header"/>
        <w:spacing w:line="360" w:lineRule="auto"/>
        <w:jc w:val="center"/>
        <w:rPr>
          <w:rFonts w:ascii="Times New Roman" w:hAnsi="Times New Roman" w:cs="Times New Roman"/>
          <w:b/>
          <w:lang w:val="id-ID"/>
        </w:rPr>
      </w:pPr>
    </w:p>
    <w:p w14:paraId="4E99686B" w14:textId="77777777" w:rsidR="003621C6" w:rsidRPr="002945F1" w:rsidRDefault="003621C6" w:rsidP="003621C6">
      <w:pPr>
        <w:pStyle w:val="Header"/>
        <w:spacing w:line="360" w:lineRule="auto"/>
        <w:jc w:val="center"/>
        <w:rPr>
          <w:rFonts w:ascii="Times New Roman" w:hAnsi="Times New Roman" w:cs="Times New Roman"/>
          <w:b/>
          <w:lang w:val="id-ID"/>
        </w:rPr>
      </w:pPr>
    </w:p>
    <w:p w14:paraId="6E479E0B" w14:textId="77777777" w:rsidR="003621C6" w:rsidRPr="002945F1" w:rsidRDefault="003621C6" w:rsidP="003621C6">
      <w:pPr>
        <w:pStyle w:val="Header"/>
        <w:spacing w:line="360" w:lineRule="auto"/>
        <w:jc w:val="center"/>
        <w:rPr>
          <w:rFonts w:ascii="Times New Roman" w:hAnsi="Times New Roman" w:cs="Times New Roman"/>
          <w:b/>
          <w:lang w:val="id-ID"/>
        </w:rPr>
      </w:pPr>
    </w:p>
    <w:p w14:paraId="4C870FA5" w14:textId="77777777" w:rsidR="003621C6" w:rsidRPr="002945F1" w:rsidRDefault="003621C6" w:rsidP="003621C6">
      <w:pPr>
        <w:pStyle w:val="Header"/>
        <w:spacing w:line="360" w:lineRule="auto"/>
        <w:jc w:val="center"/>
        <w:rPr>
          <w:rFonts w:ascii="Times New Roman" w:hAnsi="Times New Roman" w:cs="Times New Roman"/>
          <w:b/>
          <w:lang w:val="id-ID"/>
        </w:rPr>
      </w:pPr>
    </w:p>
    <w:p w14:paraId="74700C52" w14:textId="77777777" w:rsidR="003621C6" w:rsidRPr="002945F1" w:rsidRDefault="003621C6" w:rsidP="003621C6">
      <w:pPr>
        <w:pStyle w:val="Header"/>
        <w:spacing w:line="360" w:lineRule="auto"/>
        <w:jc w:val="center"/>
        <w:rPr>
          <w:rFonts w:ascii="Times New Roman" w:hAnsi="Times New Roman" w:cs="Times New Roman"/>
          <w:b/>
          <w:lang w:val="id-ID"/>
        </w:rPr>
      </w:pPr>
    </w:p>
    <w:p w14:paraId="6D1A5BDA" w14:textId="77777777" w:rsidR="00051D58" w:rsidRPr="002945F1" w:rsidRDefault="00051D58" w:rsidP="003621C6">
      <w:pPr>
        <w:pStyle w:val="Header"/>
        <w:spacing w:line="360" w:lineRule="auto"/>
        <w:jc w:val="center"/>
        <w:rPr>
          <w:rFonts w:ascii="Times New Roman" w:hAnsi="Times New Roman" w:cs="Times New Roman"/>
          <w:b/>
          <w:lang w:val="id-ID"/>
        </w:rPr>
      </w:pPr>
    </w:p>
    <w:p w14:paraId="3869F488" w14:textId="77777777" w:rsidR="00831214" w:rsidRPr="002945F1" w:rsidRDefault="00831214" w:rsidP="003621C6">
      <w:pPr>
        <w:pStyle w:val="Header"/>
        <w:spacing w:line="360" w:lineRule="auto"/>
        <w:jc w:val="center"/>
        <w:rPr>
          <w:rFonts w:ascii="Times New Roman" w:hAnsi="Times New Roman" w:cs="Times New Roman"/>
          <w:b/>
          <w:lang w:val="id-ID"/>
        </w:rPr>
      </w:pPr>
    </w:p>
    <w:p w14:paraId="50E3103E" w14:textId="77777777" w:rsidR="0001550E" w:rsidRPr="002945F1" w:rsidRDefault="0001550E" w:rsidP="003621C6">
      <w:pPr>
        <w:pStyle w:val="Header"/>
        <w:spacing w:line="360" w:lineRule="auto"/>
        <w:jc w:val="center"/>
        <w:rPr>
          <w:rFonts w:ascii="Times New Roman" w:hAnsi="Times New Roman" w:cs="Times New Roman"/>
          <w:b/>
          <w:lang w:val="id-ID"/>
        </w:rPr>
      </w:pPr>
    </w:p>
    <w:p w14:paraId="68A668DE" w14:textId="124F6032" w:rsidR="003621C6" w:rsidRPr="002945F1" w:rsidRDefault="003621C6" w:rsidP="003621C6">
      <w:pPr>
        <w:pStyle w:val="Header"/>
        <w:spacing w:line="360" w:lineRule="auto"/>
        <w:jc w:val="center"/>
        <w:rPr>
          <w:rFonts w:ascii="Times New Roman" w:hAnsi="Times New Roman" w:cs="Times New Roman"/>
          <w:b/>
          <w:lang w:val="id-ID"/>
        </w:rPr>
      </w:pPr>
      <w:r w:rsidRPr="002945F1">
        <w:rPr>
          <w:rFonts w:ascii="Times New Roman" w:hAnsi="Times New Roman" w:cs="Times New Roman"/>
          <w:b/>
          <w:lang w:val="id-ID"/>
        </w:rPr>
        <w:t xml:space="preserve">Sekolah Pascasarjana </w:t>
      </w:r>
    </w:p>
    <w:p w14:paraId="27FF904B" w14:textId="0B63AD36" w:rsidR="003621C6" w:rsidRPr="002945F1" w:rsidRDefault="003621C6" w:rsidP="003621C6">
      <w:pPr>
        <w:pStyle w:val="Header"/>
        <w:spacing w:line="360" w:lineRule="auto"/>
        <w:jc w:val="center"/>
        <w:rPr>
          <w:rFonts w:ascii="Times New Roman" w:hAnsi="Times New Roman" w:cs="Times New Roman"/>
          <w:b/>
          <w:lang w:val="id-ID"/>
        </w:rPr>
      </w:pPr>
      <w:r w:rsidRPr="002945F1">
        <w:rPr>
          <w:rFonts w:ascii="Times New Roman" w:hAnsi="Times New Roman" w:cs="Times New Roman"/>
          <w:b/>
          <w:lang w:val="id-ID"/>
        </w:rPr>
        <w:t>Institut Pertanian Bogor</w:t>
      </w:r>
    </w:p>
    <w:p w14:paraId="7748E668" w14:textId="4C9A353F" w:rsidR="0013412D" w:rsidRPr="002945F1" w:rsidRDefault="003621C6" w:rsidP="003621C6">
      <w:pPr>
        <w:pStyle w:val="Header"/>
        <w:spacing w:line="360" w:lineRule="auto"/>
        <w:jc w:val="center"/>
        <w:rPr>
          <w:rFonts w:ascii="Times New Roman" w:hAnsi="Times New Roman" w:cs="Times New Roman"/>
          <w:b/>
          <w:lang w:val="id-ID"/>
        </w:rPr>
      </w:pPr>
      <w:r w:rsidRPr="002945F1">
        <w:rPr>
          <w:rFonts w:ascii="Times New Roman" w:hAnsi="Times New Roman" w:cs="Times New Roman"/>
          <w:b/>
          <w:lang w:val="id-ID"/>
        </w:rPr>
        <w:t>2017</w:t>
      </w:r>
    </w:p>
    <w:p w14:paraId="13F83CEB" w14:textId="5FB0E58B" w:rsidR="00E830B4" w:rsidRPr="002945F1" w:rsidRDefault="00E830B4" w:rsidP="006A2392">
      <w:pPr>
        <w:pStyle w:val="Header"/>
        <w:spacing w:line="360" w:lineRule="auto"/>
        <w:jc w:val="center"/>
        <w:rPr>
          <w:rFonts w:ascii="Times New Roman" w:hAnsi="Times New Roman" w:cs="Times New Roman"/>
          <w:b/>
          <w:sz w:val="28"/>
          <w:szCs w:val="28"/>
          <w:lang w:val="id-ID"/>
        </w:rPr>
      </w:pPr>
      <w:r w:rsidRPr="002945F1">
        <w:rPr>
          <w:rFonts w:ascii="Times New Roman" w:hAnsi="Times New Roman" w:cs="Times New Roman"/>
          <w:b/>
          <w:sz w:val="28"/>
          <w:szCs w:val="28"/>
          <w:lang w:val="id-ID"/>
        </w:rPr>
        <w:lastRenderedPageBreak/>
        <w:t>Abstract</w:t>
      </w:r>
    </w:p>
    <w:p w14:paraId="20630075" w14:textId="77777777" w:rsidR="006A2392" w:rsidRPr="002945F1" w:rsidRDefault="006A2392" w:rsidP="006A2392">
      <w:pPr>
        <w:pStyle w:val="Header"/>
        <w:spacing w:line="360" w:lineRule="auto"/>
        <w:jc w:val="center"/>
        <w:rPr>
          <w:rFonts w:ascii="Times New Roman" w:hAnsi="Times New Roman" w:cs="Times New Roman"/>
          <w:b/>
          <w:sz w:val="28"/>
          <w:szCs w:val="28"/>
          <w:lang w:val="id-ID"/>
        </w:rPr>
      </w:pPr>
    </w:p>
    <w:p w14:paraId="1CDC8D00" w14:textId="77777777" w:rsidR="00B314B2" w:rsidRPr="002945F1" w:rsidRDefault="00E830B4" w:rsidP="00E830B4">
      <w:pPr>
        <w:pStyle w:val="Header"/>
        <w:tabs>
          <w:tab w:val="clear" w:pos="4680"/>
          <w:tab w:val="clear" w:pos="9360"/>
        </w:tabs>
        <w:spacing w:line="360" w:lineRule="auto"/>
        <w:ind w:firstLine="567"/>
        <w:jc w:val="both"/>
        <w:rPr>
          <w:rFonts w:ascii="Times New Roman" w:hAnsi="Times New Roman" w:cs="Times New Roman"/>
          <w:lang w:val="id-ID"/>
        </w:rPr>
      </w:pPr>
      <w:r w:rsidRPr="002945F1">
        <w:rPr>
          <w:rFonts w:ascii="Times New Roman" w:hAnsi="Times New Roman" w:cs="Times New Roman"/>
          <w:lang w:val="id-ID"/>
        </w:rPr>
        <w:tab/>
        <w:t>Managing information in an enterprise typically involves integrating data from across the enterprise and beyond, cleansing the data, matching the data to remove any duplicates, standardizing the data, enriching the data, making the data conform to legal and compliance requirements, and then storing the data in a centralized location with all the necessary security settings.</w:t>
      </w:r>
      <w:r w:rsidR="00BC75F5" w:rsidRPr="002945F1">
        <w:rPr>
          <w:rFonts w:ascii="Times New Roman" w:hAnsi="Times New Roman" w:cs="Times New Roman"/>
          <w:lang w:val="id-ID"/>
        </w:rPr>
        <w:t xml:space="preserve"> </w:t>
      </w:r>
    </w:p>
    <w:p w14:paraId="22A451A1" w14:textId="41D8112C" w:rsidR="00E830B4" w:rsidRPr="002945F1" w:rsidRDefault="00BC75F5" w:rsidP="00E830B4">
      <w:pPr>
        <w:pStyle w:val="Header"/>
        <w:tabs>
          <w:tab w:val="clear" w:pos="4680"/>
          <w:tab w:val="clear" w:pos="9360"/>
        </w:tabs>
        <w:spacing w:line="360" w:lineRule="auto"/>
        <w:ind w:firstLine="567"/>
        <w:jc w:val="both"/>
        <w:rPr>
          <w:rFonts w:ascii="Times New Roman" w:hAnsi="Times New Roman" w:cs="Times New Roman"/>
          <w:lang w:val="id-ID"/>
        </w:rPr>
      </w:pPr>
      <w:r w:rsidRPr="002945F1">
        <w:rPr>
          <w:rFonts w:ascii="Times New Roman" w:hAnsi="Times New Roman" w:cs="Times New Roman"/>
          <w:lang w:val="id-ID"/>
        </w:rPr>
        <w:t>B</w:t>
      </w:r>
      <w:r w:rsidR="00D21B7F" w:rsidRPr="002945F1">
        <w:rPr>
          <w:rFonts w:ascii="Times New Roman" w:hAnsi="Times New Roman" w:cs="Times New Roman"/>
          <w:lang w:val="id-ID"/>
        </w:rPr>
        <w:t>ank Danamon Indonesia (B</w:t>
      </w:r>
      <w:r w:rsidRPr="002945F1">
        <w:rPr>
          <w:rFonts w:ascii="Times New Roman" w:hAnsi="Times New Roman" w:cs="Times New Roman"/>
          <w:lang w:val="id-ID"/>
        </w:rPr>
        <w:t>DI</w:t>
      </w:r>
      <w:r w:rsidR="00D21B7F" w:rsidRPr="002945F1">
        <w:rPr>
          <w:rFonts w:ascii="Times New Roman" w:hAnsi="Times New Roman" w:cs="Times New Roman"/>
          <w:lang w:val="id-ID"/>
        </w:rPr>
        <w:t>)</w:t>
      </w:r>
      <w:r w:rsidRPr="002945F1">
        <w:rPr>
          <w:rFonts w:ascii="Times New Roman" w:hAnsi="Times New Roman" w:cs="Times New Roman"/>
          <w:lang w:val="id-ID"/>
        </w:rPr>
        <w:t xml:space="preserve"> as enterprise</w:t>
      </w:r>
      <w:r w:rsidR="000E021E" w:rsidRPr="002945F1">
        <w:rPr>
          <w:rFonts w:ascii="Times New Roman" w:hAnsi="Times New Roman" w:cs="Times New Roman"/>
          <w:lang w:val="id-ID"/>
        </w:rPr>
        <w:t xml:space="preserve"> in b</w:t>
      </w:r>
      <w:r w:rsidRPr="002945F1">
        <w:rPr>
          <w:rFonts w:ascii="Times New Roman" w:hAnsi="Times New Roman" w:cs="Times New Roman"/>
          <w:lang w:val="id-ID"/>
        </w:rPr>
        <w:t xml:space="preserve">anking has requirement to develop </w:t>
      </w:r>
      <w:r w:rsidR="00125603" w:rsidRPr="002945F1">
        <w:rPr>
          <w:rFonts w:ascii="Times New Roman" w:hAnsi="Times New Roman" w:cs="Times New Roman"/>
          <w:lang w:val="id-ID"/>
        </w:rPr>
        <w:t>Informati</w:t>
      </w:r>
      <w:r w:rsidR="0066482E" w:rsidRPr="002945F1">
        <w:rPr>
          <w:rFonts w:ascii="Times New Roman" w:hAnsi="Times New Roman" w:cs="Times New Roman"/>
          <w:lang w:val="id-ID"/>
        </w:rPr>
        <w:t xml:space="preserve">on management in </w:t>
      </w:r>
      <w:r w:rsidRPr="002945F1">
        <w:rPr>
          <w:rFonts w:ascii="Times New Roman" w:hAnsi="Times New Roman" w:cs="Times New Roman"/>
          <w:lang w:val="id-ID"/>
        </w:rPr>
        <w:t>Customer Information Files (CIF)</w:t>
      </w:r>
      <w:r w:rsidR="00AD0429" w:rsidRPr="002945F1">
        <w:rPr>
          <w:rFonts w:ascii="Times New Roman" w:hAnsi="Times New Roman" w:cs="Times New Roman"/>
          <w:lang w:val="id-ID"/>
        </w:rPr>
        <w:t>. It’</w:t>
      </w:r>
      <w:r w:rsidR="00903DCF" w:rsidRPr="002945F1">
        <w:rPr>
          <w:rFonts w:ascii="Times New Roman" w:hAnsi="Times New Roman" w:cs="Times New Roman"/>
          <w:lang w:val="id-ID"/>
        </w:rPr>
        <w:t>s</w:t>
      </w:r>
      <w:r w:rsidR="009228A0" w:rsidRPr="002945F1">
        <w:rPr>
          <w:rFonts w:ascii="Times New Roman" w:hAnsi="Times New Roman" w:cs="Times New Roman"/>
          <w:lang w:val="id-ID"/>
        </w:rPr>
        <w:t xml:space="preserve"> called</w:t>
      </w:r>
      <w:r w:rsidR="00AD0429" w:rsidRPr="002945F1">
        <w:rPr>
          <w:rFonts w:ascii="Times New Roman" w:hAnsi="Times New Roman" w:cs="Times New Roman"/>
          <w:lang w:val="id-ID"/>
        </w:rPr>
        <w:t xml:space="preserve"> as</w:t>
      </w:r>
      <w:r w:rsidR="009228A0" w:rsidRPr="002945F1">
        <w:rPr>
          <w:rFonts w:ascii="Times New Roman" w:hAnsi="Times New Roman" w:cs="Times New Roman"/>
          <w:lang w:val="id-ID"/>
        </w:rPr>
        <w:t xml:space="preserve"> E-CIF system. E-CIF is developed</w:t>
      </w:r>
      <w:r w:rsidR="00B0222C" w:rsidRPr="002945F1">
        <w:rPr>
          <w:rFonts w:ascii="Times New Roman" w:hAnsi="Times New Roman" w:cs="Times New Roman"/>
          <w:lang w:val="id-ID"/>
        </w:rPr>
        <w:t xml:space="preserve"> to ensure the </w:t>
      </w:r>
      <w:r w:rsidR="00ED1A39" w:rsidRPr="002945F1">
        <w:rPr>
          <w:rFonts w:ascii="Times New Roman" w:hAnsi="Times New Roman" w:cs="Times New Roman"/>
          <w:lang w:val="id-ID"/>
        </w:rPr>
        <w:t xml:space="preserve">costumer </w:t>
      </w:r>
      <w:r w:rsidR="007B6320" w:rsidRPr="002945F1">
        <w:rPr>
          <w:rFonts w:ascii="Times New Roman" w:hAnsi="Times New Roman" w:cs="Times New Roman"/>
          <w:lang w:val="id-ID"/>
        </w:rPr>
        <w:t>information</w:t>
      </w:r>
      <w:r w:rsidR="00736A43" w:rsidRPr="002945F1">
        <w:rPr>
          <w:rFonts w:ascii="Times New Roman" w:hAnsi="Times New Roman" w:cs="Times New Roman"/>
          <w:lang w:val="id-ID"/>
        </w:rPr>
        <w:t xml:space="preserve"> quality </w:t>
      </w:r>
      <w:r w:rsidR="00C8693F" w:rsidRPr="002945F1">
        <w:rPr>
          <w:rFonts w:ascii="Times New Roman" w:hAnsi="Times New Roman" w:cs="Times New Roman"/>
          <w:lang w:val="id-ID"/>
        </w:rPr>
        <w:t>for the next business</w:t>
      </w:r>
      <w:r w:rsidR="00500CC1" w:rsidRPr="002945F1">
        <w:rPr>
          <w:rFonts w:ascii="Times New Roman" w:hAnsi="Times New Roman" w:cs="Times New Roman"/>
          <w:lang w:val="id-ID"/>
        </w:rPr>
        <w:t xml:space="preserve"> </w:t>
      </w:r>
      <w:r w:rsidR="005719F5" w:rsidRPr="002945F1">
        <w:rPr>
          <w:rFonts w:ascii="Times New Roman" w:hAnsi="Times New Roman" w:cs="Times New Roman"/>
          <w:lang w:val="id-ID"/>
        </w:rPr>
        <w:t>strategy</w:t>
      </w:r>
      <w:r w:rsidR="00D81890" w:rsidRPr="002945F1">
        <w:rPr>
          <w:rFonts w:ascii="Times New Roman" w:hAnsi="Times New Roman" w:cs="Times New Roman"/>
          <w:lang w:val="id-ID"/>
        </w:rPr>
        <w:t xml:space="preserve"> and </w:t>
      </w:r>
      <w:r w:rsidR="00DB13A1" w:rsidRPr="002945F1">
        <w:rPr>
          <w:rFonts w:ascii="Times New Roman" w:hAnsi="Times New Roman" w:cs="Times New Roman"/>
          <w:lang w:val="id-ID"/>
        </w:rPr>
        <w:t xml:space="preserve">to support </w:t>
      </w:r>
      <w:r w:rsidR="00D81890" w:rsidRPr="002945F1">
        <w:rPr>
          <w:rFonts w:ascii="Times New Roman" w:hAnsi="Times New Roman" w:cs="Times New Roman"/>
          <w:lang w:val="id-ID"/>
        </w:rPr>
        <w:t>the business process runs effective and efficient</w:t>
      </w:r>
      <w:r w:rsidR="00C8693F" w:rsidRPr="002945F1">
        <w:rPr>
          <w:rFonts w:ascii="Times New Roman" w:hAnsi="Times New Roman" w:cs="Times New Roman"/>
          <w:lang w:val="id-ID"/>
        </w:rPr>
        <w:t>.</w:t>
      </w:r>
      <w:r w:rsidR="00B0222C" w:rsidRPr="002945F1">
        <w:rPr>
          <w:rFonts w:ascii="Times New Roman" w:hAnsi="Times New Roman" w:cs="Times New Roman"/>
          <w:lang w:val="id-ID"/>
        </w:rPr>
        <w:t xml:space="preserve"> </w:t>
      </w:r>
      <w:r w:rsidRPr="002945F1">
        <w:rPr>
          <w:rFonts w:ascii="Times New Roman" w:hAnsi="Times New Roman" w:cs="Times New Roman"/>
          <w:lang w:val="id-ID"/>
        </w:rPr>
        <w:t xml:space="preserve"> </w:t>
      </w:r>
    </w:p>
    <w:p w14:paraId="25E79391" w14:textId="5B30341C" w:rsidR="001472C1" w:rsidRPr="002945F1" w:rsidRDefault="001472C1" w:rsidP="00E830B4">
      <w:pPr>
        <w:pStyle w:val="Header"/>
        <w:tabs>
          <w:tab w:val="clear" w:pos="4680"/>
          <w:tab w:val="clear" w:pos="9360"/>
        </w:tabs>
        <w:spacing w:line="360" w:lineRule="auto"/>
        <w:ind w:firstLine="567"/>
        <w:jc w:val="both"/>
        <w:rPr>
          <w:rFonts w:ascii="Times New Roman" w:hAnsi="Times New Roman" w:cs="Times New Roman"/>
          <w:lang w:val="id-ID"/>
        </w:rPr>
      </w:pPr>
    </w:p>
    <w:p w14:paraId="4446D461" w14:textId="77777777" w:rsidR="00E830B4" w:rsidRPr="002945F1" w:rsidRDefault="00E830B4" w:rsidP="003621C6">
      <w:pPr>
        <w:pStyle w:val="Header"/>
        <w:spacing w:line="360" w:lineRule="auto"/>
        <w:jc w:val="center"/>
        <w:rPr>
          <w:rFonts w:ascii="Times New Roman" w:hAnsi="Times New Roman" w:cs="Times New Roman"/>
          <w:b/>
          <w:sz w:val="28"/>
          <w:szCs w:val="28"/>
          <w:lang w:val="id-ID"/>
        </w:rPr>
      </w:pPr>
    </w:p>
    <w:p w14:paraId="6C4E53F8" w14:textId="77777777" w:rsidR="00E830B4" w:rsidRPr="002945F1" w:rsidRDefault="00E830B4" w:rsidP="003621C6">
      <w:pPr>
        <w:pStyle w:val="Header"/>
        <w:spacing w:line="360" w:lineRule="auto"/>
        <w:jc w:val="center"/>
        <w:rPr>
          <w:rFonts w:ascii="Times New Roman" w:hAnsi="Times New Roman" w:cs="Times New Roman"/>
          <w:b/>
          <w:sz w:val="28"/>
          <w:szCs w:val="28"/>
          <w:lang w:val="id-ID"/>
        </w:rPr>
      </w:pPr>
    </w:p>
    <w:p w14:paraId="2A1608A8" w14:textId="77777777" w:rsidR="008A0A42" w:rsidRPr="002945F1" w:rsidRDefault="008A0A42" w:rsidP="003621C6">
      <w:pPr>
        <w:pStyle w:val="Header"/>
        <w:spacing w:line="360" w:lineRule="auto"/>
        <w:jc w:val="center"/>
        <w:rPr>
          <w:rFonts w:ascii="Times New Roman" w:hAnsi="Times New Roman" w:cs="Times New Roman"/>
          <w:b/>
          <w:sz w:val="28"/>
          <w:szCs w:val="28"/>
          <w:lang w:val="id-ID"/>
        </w:rPr>
      </w:pPr>
    </w:p>
    <w:p w14:paraId="2A56D8B1" w14:textId="77777777" w:rsidR="008A0A42" w:rsidRPr="002945F1" w:rsidRDefault="008A0A42" w:rsidP="003621C6">
      <w:pPr>
        <w:pStyle w:val="Header"/>
        <w:spacing w:line="360" w:lineRule="auto"/>
        <w:jc w:val="center"/>
        <w:rPr>
          <w:rFonts w:ascii="Times New Roman" w:hAnsi="Times New Roman" w:cs="Times New Roman"/>
          <w:b/>
          <w:sz w:val="28"/>
          <w:szCs w:val="28"/>
          <w:lang w:val="id-ID"/>
        </w:rPr>
      </w:pPr>
    </w:p>
    <w:p w14:paraId="60C3D8F6" w14:textId="77777777" w:rsidR="008A0A42" w:rsidRPr="002945F1" w:rsidRDefault="008A0A42" w:rsidP="003621C6">
      <w:pPr>
        <w:pStyle w:val="Header"/>
        <w:spacing w:line="360" w:lineRule="auto"/>
        <w:jc w:val="center"/>
        <w:rPr>
          <w:rFonts w:ascii="Times New Roman" w:hAnsi="Times New Roman" w:cs="Times New Roman"/>
          <w:b/>
          <w:sz w:val="28"/>
          <w:szCs w:val="28"/>
          <w:lang w:val="id-ID"/>
        </w:rPr>
      </w:pPr>
    </w:p>
    <w:p w14:paraId="54674D54" w14:textId="77777777" w:rsidR="008A0A42" w:rsidRPr="002945F1" w:rsidRDefault="008A0A42" w:rsidP="003621C6">
      <w:pPr>
        <w:pStyle w:val="Header"/>
        <w:spacing w:line="360" w:lineRule="auto"/>
        <w:jc w:val="center"/>
        <w:rPr>
          <w:rFonts w:ascii="Times New Roman" w:hAnsi="Times New Roman" w:cs="Times New Roman"/>
          <w:b/>
          <w:sz w:val="28"/>
          <w:szCs w:val="28"/>
          <w:lang w:val="id-ID"/>
        </w:rPr>
      </w:pPr>
    </w:p>
    <w:p w14:paraId="1A0E61F0" w14:textId="77777777" w:rsidR="008A0A42" w:rsidRPr="002945F1" w:rsidRDefault="008A0A42" w:rsidP="003621C6">
      <w:pPr>
        <w:pStyle w:val="Header"/>
        <w:spacing w:line="360" w:lineRule="auto"/>
        <w:jc w:val="center"/>
        <w:rPr>
          <w:rFonts w:ascii="Times New Roman" w:hAnsi="Times New Roman" w:cs="Times New Roman"/>
          <w:b/>
          <w:sz w:val="28"/>
          <w:szCs w:val="28"/>
          <w:lang w:val="id-ID"/>
        </w:rPr>
      </w:pPr>
    </w:p>
    <w:p w14:paraId="34D00689" w14:textId="77777777" w:rsidR="008A0A42" w:rsidRPr="002945F1" w:rsidRDefault="008A0A42" w:rsidP="003621C6">
      <w:pPr>
        <w:pStyle w:val="Header"/>
        <w:spacing w:line="360" w:lineRule="auto"/>
        <w:jc w:val="center"/>
        <w:rPr>
          <w:rFonts w:ascii="Times New Roman" w:hAnsi="Times New Roman" w:cs="Times New Roman"/>
          <w:b/>
          <w:sz w:val="28"/>
          <w:szCs w:val="28"/>
          <w:lang w:val="id-ID"/>
        </w:rPr>
      </w:pPr>
    </w:p>
    <w:p w14:paraId="29121E7D" w14:textId="77777777" w:rsidR="008A0A42" w:rsidRPr="002945F1" w:rsidRDefault="008A0A42" w:rsidP="003621C6">
      <w:pPr>
        <w:pStyle w:val="Header"/>
        <w:spacing w:line="360" w:lineRule="auto"/>
        <w:jc w:val="center"/>
        <w:rPr>
          <w:rFonts w:ascii="Times New Roman" w:hAnsi="Times New Roman" w:cs="Times New Roman"/>
          <w:b/>
          <w:sz w:val="28"/>
          <w:szCs w:val="28"/>
          <w:lang w:val="id-ID"/>
        </w:rPr>
      </w:pPr>
    </w:p>
    <w:p w14:paraId="372868F8" w14:textId="77777777" w:rsidR="008A0A42" w:rsidRPr="002945F1" w:rsidRDefault="008A0A42" w:rsidP="003621C6">
      <w:pPr>
        <w:pStyle w:val="Header"/>
        <w:spacing w:line="360" w:lineRule="auto"/>
        <w:jc w:val="center"/>
        <w:rPr>
          <w:rFonts w:ascii="Times New Roman" w:hAnsi="Times New Roman" w:cs="Times New Roman"/>
          <w:b/>
          <w:sz w:val="28"/>
          <w:szCs w:val="28"/>
          <w:lang w:val="id-ID"/>
        </w:rPr>
      </w:pPr>
    </w:p>
    <w:p w14:paraId="244FB77B" w14:textId="77777777" w:rsidR="008A0A42" w:rsidRPr="002945F1" w:rsidRDefault="008A0A42" w:rsidP="003621C6">
      <w:pPr>
        <w:pStyle w:val="Header"/>
        <w:spacing w:line="360" w:lineRule="auto"/>
        <w:jc w:val="center"/>
        <w:rPr>
          <w:rFonts w:ascii="Times New Roman" w:hAnsi="Times New Roman" w:cs="Times New Roman"/>
          <w:b/>
          <w:sz w:val="28"/>
          <w:szCs w:val="28"/>
          <w:lang w:val="id-ID"/>
        </w:rPr>
      </w:pPr>
    </w:p>
    <w:p w14:paraId="213EA4CE" w14:textId="77777777" w:rsidR="008A0A42" w:rsidRPr="002945F1" w:rsidRDefault="008A0A42" w:rsidP="003621C6">
      <w:pPr>
        <w:pStyle w:val="Header"/>
        <w:spacing w:line="360" w:lineRule="auto"/>
        <w:jc w:val="center"/>
        <w:rPr>
          <w:rFonts w:ascii="Times New Roman" w:hAnsi="Times New Roman" w:cs="Times New Roman"/>
          <w:b/>
          <w:sz w:val="28"/>
          <w:szCs w:val="28"/>
          <w:lang w:val="id-ID"/>
        </w:rPr>
      </w:pPr>
    </w:p>
    <w:p w14:paraId="7B45325F" w14:textId="77777777" w:rsidR="008A0A42" w:rsidRPr="002945F1" w:rsidRDefault="008A0A42" w:rsidP="003621C6">
      <w:pPr>
        <w:pStyle w:val="Header"/>
        <w:spacing w:line="360" w:lineRule="auto"/>
        <w:jc w:val="center"/>
        <w:rPr>
          <w:rFonts w:ascii="Times New Roman" w:hAnsi="Times New Roman" w:cs="Times New Roman"/>
          <w:b/>
          <w:sz w:val="28"/>
          <w:szCs w:val="28"/>
          <w:lang w:val="id-ID"/>
        </w:rPr>
      </w:pPr>
    </w:p>
    <w:p w14:paraId="28AA67EA" w14:textId="77777777" w:rsidR="008A0A42" w:rsidRDefault="008A0A42" w:rsidP="003621C6">
      <w:pPr>
        <w:pStyle w:val="Header"/>
        <w:spacing w:line="360" w:lineRule="auto"/>
        <w:jc w:val="center"/>
        <w:rPr>
          <w:rFonts w:ascii="Times New Roman" w:hAnsi="Times New Roman" w:cs="Times New Roman"/>
          <w:b/>
          <w:sz w:val="28"/>
          <w:szCs w:val="28"/>
          <w:lang w:val="id-ID"/>
        </w:rPr>
      </w:pPr>
    </w:p>
    <w:p w14:paraId="05786B81" w14:textId="77777777" w:rsidR="008A27C2" w:rsidRDefault="008A27C2" w:rsidP="003621C6">
      <w:pPr>
        <w:pStyle w:val="Header"/>
        <w:spacing w:line="360" w:lineRule="auto"/>
        <w:jc w:val="center"/>
        <w:rPr>
          <w:rFonts w:ascii="Times New Roman" w:hAnsi="Times New Roman" w:cs="Times New Roman"/>
          <w:b/>
          <w:sz w:val="28"/>
          <w:szCs w:val="28"/>
          <w:lang w:val="id-ID"/>
        </w:rPr>
      </w:pPr>
    </w:p>
    <w:p w14:paraId="77C0EFE1" w14:textId="77777777" w:rsidR="008A27C2" w:rsidRDefault="008A27C2" w:rsidP="003621C6">
      <w:pPr>
        <w:pStyle w:val="Header"/>
        <w:spacing w:line="360" w:lineRule="auto"/>
        <w:jc w:val="center"/>
        <w:rPr>
          <w:rFonts w:ascii="Times New Roman" w:hAnsi="Times New Roman" w:cs="Times New Roman"/>
          <w:b/>
          <w:sz w:val="28"/>
          <w:szCs w:val="28"/>
          <w:lang w:val="id-ID"/>
        </w:rPr>
      </w:pPr>
    </w:p>
    <w:p w14:paraId="2F5992B8" w14:textId="77777777" w:rsidR="008A27C2" w:rsidRPr="002945F1" w:rsidRDefault="008A27C2" w:rsidP="003621C6">
      <w:pPr>
        <w:pStyle w:val="Header"/>
        <w:spacing w:line="360" w:lineRule="auto"/>
        <w:jc w:val="center"/>
        <w:rPr>
          <w:rFonts w:ascii="Times New Roman" w:hAnsi="Times New Roman" w:cs="Times New Roman"/>
          <w:b/>
          <w:sz w:val="28"/>
          <w:szCs w:val="28"/>
          <w:lang w:val="id-ID"/>
        </w:rPr>
      </w:pPr>
    </w:p>
    <w:p w14:paraId="418FA57D" w14:textId="77777777" w:rsidR="008A0A42" w:rsidRPr="002945F1" w:rsidRDefault="008A0A42" w:rsidP="00E35905">
      <w:pPr>
        <w:pStyle w:val="Header"/>
        <w:spacing w:line="360" w:lineRule="auto"/>
        <w:rPr>
          <w:rFonts w:ascii="Times New Roman" w:hAnsi="Times New Roman" w:cs="Times New Roman"/>
          <w:b/>
          <w:sz w:val="28"/>
          <w:szCs w:val="28"/>
          <w:lang w:val="id-ID"/>
        </w:rPr>
      </w:pPr>
    </w:p>
    <w:p w14:paraId="5911B9DC" w14:textId="2EDED657" w:rsidR="00081CE4" w:rsidRPr="002945F1" w:rsidRDefault="00A34B89" w:rsidP="001D778D">
      <w:pPr>
        <w:pStyle w:val="ListParagraph"/>
        <w:widowControl w:val="0"/>
        <w:numPr>
          <w:ilvl w:val="0"/>
          <w:numId w:val="3"/>
        </w:numPr>
        <w:autoSpaceDE w:val="0"/>
        <w:autoSpaceDN w:val="0"/>
        <w:adjustRightInd w:val="0"/>
        <w:spacing w:after="240" w:line="440" w:lineRule="atLeast"/>
        <w:ind w:left="426" w:hanging="426"/>
        <w:jc w:val="center"/>
        <w:rPr>
          <w:rFonts w:ascii="Times New Roman" w:hAnsi="Times New Roman" w:cs="Times New Roman"/>
          <w:b/>
          <w:color w:val="000000"/>
          <w:lang w:val="id-ID"/>
        </w:rPr>
      </w:pPr>
      <w:r w:rsidRPr="002945F1">
        <w:rPr>
          <w:rFonts w:ascii="Times New Roman" w:hAnsi="Times New Roman" w:cs="Times New Roman"/>
          <w:b/>
          <w:color w:val="000000"/>
          <w:lang w:val="id-ID"/>
        </w:rPr>
        <w:lastRenderedPageBreak/>
        <w:t>PENDAHULUAN</w:t>
      </w:r>
    </w:p>
    <w:p w14:paraId="0FEA87D0" w14:textId="4A295B33" w:rsidR="00601F86" w:rsidRPr="002945F1" w:rsidRDefault="00601F86" w:rsidP="00601F86">
      <w:pPr>
        <w:widowControl w:val="0"/>
        <w:autoSpaceDE w:val="0"/>
        <w:autoSpaceDN w:val="0"/>
        <w:adjustRightInd w:val="0"/>
        <w:spacing w:after="240" w:line="440" w:lineRule="atLeast"/>
        <w:jc w:val="center"/>
        <w:rPr>
          <w:rFonts w:ascii="Times New Roman" w:hAnsi="Times New Roman" w:cs="Times New Roman"/>
          <w:b/>
          <w:color w:val="000000"/>
          <w:lang w:val="id-ID"/>
        </w:rPr>
      </w:pPr>
      <w:r w:rsidRPr="002945F1">
        <w:rPr>
          <w:rFonts w:ascii="Times New Roman" w:hAnsi="Times New Roman" w:cs="Times New Roman"/>
          <w:b/>
          <w:color w:val="000000"/>
          <w:lang w:val="id-ID"/>
        </w:rPr>
        <w:t>Latar Belakang</w:t>
      </w:r>
    </w:p>
    <w:p w14:paraId="12C4E4FF" w14:textId="551C9130" w:rsidR="00180FB7" w:rsidRPr="002945F1" w:rsidRDefault="00B51EAE" w:rsidP="00B872C9">
      <w:pPr>
        <w:widowControl w:val="0"/>
        <w:autoSpaceDE w:val="0"/>
        <w:autoSpaceDN w:val="0"/>
        <w:adjustRightInd w:val="0"/>
        <w:spacing w:after="240" w:line="340" w:lineRule="atLeast"/>
        <w:ind w:firstLine="426"/>
        <w:jc w:val="both"/>
        <w:rPr>
          <w:rFonts w:ascii="Times New Roman" w:hAnsi="Times New Roman" w:cs="Times New Roman"/>
          <w:color w:val="000000"/>
          <w:lang w:val="id-ID"/>
        </w:rPr>
      </w:pPr>
      <w:r w:rsidRPr="002945F1">
        <w:rPr>
          <w:rFonts w:ascii="Times New Roman" w:hAnsi="Times New Roman" w:cs="Times New Roman"/>
          <w:i/>
          <w:color w:val="000000"/>
          <w:lang w:val="id-ID"/>
        </w:rPr>
        <w:t>Cu</w:t>
      </w:r>
      <w:r w:rsidR="00DE4554" w:rsidRPr="002945F1">
        <w:rPr>
          <w:rFonts w:ascii="Times New Roman" w:hAnsi="Times New Roman" w:cs="Times New Roman"/>
          <w:i/>
          <w:color w:val="000000"/>
          <w:lang w:val="id-ID"/>
        </w:rPr>
        <w:t>stomer relationship m</w:t>
      </w:r>
      <w:r w:rsidR="0068534A" w:rsidRPr="002945F1">
        <w:rPr>
          <w:rFonts w:ascii="Times New Roman" w:hAnsi="Times New Roman" w:cs="Times New Roman"/>
          <w:i/>
          <w:color w:val="000000"/>
          <w:lang w:val="id-ID"/>
        </w:rPr>
        <w:t>anagement</w:t>
      </w:r>
      <w:r w:rsidR="0068534A" w:rsidRPr="002945F1">
        <w:rPr>
          <w:rFonts w:ascii="Times New Roman" w:hAnsi="Times New Roman" w:cs="Times New Roman"/>
          <w:color w:val="000000"/>
          <w:lang w:val="id-ID"/>
        </w:rPr>
        <w:t xml:space="preserve"> (</w:t>
      </w:r>
      <w:r w:rsidR="00802CEB" w:rsidRPr="002945F1">
        <w:rPr>
          <w:rFonts w:ascii="Times New Roman" w:hAnsi="Times New Roman" w:cs="Times New Roman"/>
          <w:color w:val="000000"/>
          <w:lang w:val="id-ID"/>
        </w:rPr>
        <w:t>CRM</w:t>
      </w:r>
      <w:r w:rsidR="0068534A" w:rsidRPr="002945F1">
        <w:rPr>
          <w:rFonts w:ascii="Times New Roman" w:hAnsi="Times New Roman" w:cs="Times New Roman"/>
          <w:color w:val="000000"/>
          <w:lang w:val="id-ID"/>
        </w:rPr>
        <w:t>)</w:t>
      </w:r>
      <w:r w:rsidR="009E2278" w:rsidRPr="002945F1">
        <w:rPr>
          <w:rFonts w:ascii="Times New Roman" w:hAnsi="Times New Roman" w:cs="Times New Roman"/>
          <w:color w:val="000000"/>
          <w:lang w:val="id-ID"/>
        </w:rPr>
        <w:t xml:space="preserve"> </w:t>
      </w:r>
      <w:r w:rsidR="00D0716B" w:rsidRPr="002945F1">
        <w:rPr>
          <w:rFonts w:ascii="Times New Roman" w:hAnsi="Times New Roman" w:cs="Times New Roman"/>
          <w:color w:val="000000"/>
          <w:lang w:val="id-ID"/>
        </w:rPr>
        <w:t>tengah</w:t>
      </w:r>
      <w:r w:rsidR="00462451" w:rsidRPr="002945F1">
        <w:rPr>
          <w:rFonts w:ascii="Times New Roman" w:hAnsi="Times New Roman" w:cs="Times New Roman"/>
          <w:color w:val="000000"/>
          <w:lang w:val="id-ID"/>
        </w:rPr>
        <w:t xml:space="preserve"> </w:t>
      </w:r>
      <w:r w:rsidR="009E2278" w:rsidRPr="002945F1">
        <w:rPr>
          <w:rFonts w:ascii="Times New Roman" w:hAnsi="Times New Roman" w:cs="Times New Roman"/>
          <w:color w:val="000000"/>
          <w:lang w:val="id-ID"/>
        </w:rPr>
        <w:t xml:space="preserve">dikembangkan oleh Bank Danamon </w:t>
      </w:r>
      <w:r w:rsidR="00846FCF" w:rsidRPr="002945F1">
        <w:rPr>
          <w:rFonts w:ascii="Times New Roman" w:hAnsi="Times New Roman" w:cs="Times New Roman"/>
          <w:color w:val="000000"/>
          <w:lang w:val="id-ID"/>
        </w:rPr>
        <w:t>Indonesia</w:t>
      </w:r>
      <w:r w:rsidR="001666E0" w:rsidRPr="002945F1">
        <w:rPr>
          <w:rFonts w:ascii="Times New Roman" w:hAnsi="Times New Roman" w:cs="Times New Roman"/>
          <w:color w:val="000000"/>
          <w:lang w:val="id-ID"/>
        </w:rPr>
        <w:t>.</w:t>
      </w:r>
      <w:r w:rsidR="002D291D" w:rsidRPr="002945F1">
        <w:rPr>
          <w:rFonts w:ascii="Times New Roman" w:hAnsi="Times New Roman" w:cs="Times New Roman"/>
          <w:color w:val="000000"/>
          <w:lang w:val="id-ID"/>
        </w:rPr>
        <w:t xml:space="preserve"> </w:t>
      </w:r>
      <w:r w:rsidR="001666E0" w:rsidRPr="002945F1">
        <w:rPr>
          <w:rFonts w:ascii="Times New Roman" w:hAnsi="Times New Roman" w:cs="Times New Roman"/>
          <w:color w:val="000000"/>
          <w:lang w:val="id-ID"/>
        </w:rPr>
        <w:t xml:space="preserve">CRM </w:t>
      </w:r>
      <w:r w:rsidR="0012414D" w:rsidRPr="002945F1">
        <w:rPr>
          <w:rFonts w:ascii="Times New Roman" w:hAnsi="Times New Roman" w:cs="Times New Roman"/>
          <w:color w:val="000000"/>
          <w:lang w:val="id-ID"/>
        </w:rPr>
        <w:t>dikembangkan</w:t>
      </w:r>
      <w:r w:rsidR="001666E0" w:rsidRPr="002945F1">
        <w:rPr>
          <w:rFonts w:ascii="Times New Roman" w:hAnsi="Times New Roman" w:cs="Times New Roman"/>
          <w:color w:val="000000"/>
          <w:lang w:val="id-ID"/>
        </w:rPr>
        <w:t xml:space="preserve"> agar BDI</w:t>
      </w:r>
      <w:r w:rsidR="00802CEB" w:rsidRPr="002945F1">
        <w:rPr>
          <w:rFonts w:ascii="Times New Roman" w:hAnsi="Times New Roman" w:cs="Times New Roman"/>
          <w:color w:val="000000"/>
          <w:lang w:val="id-ID"/>
        </w:rPr>
        <w:t xml:space="preserve"> dapat</w:t>
      </w:r>
      <w:r w:rsidR="002D291D" w:rsidRPr="002945F1">
        <w:rPr>
          <w:rFonts w:ascii="Times New Roman" w:hAnsi="Times New Roman" w:cs="Times New Roman"/>
          <w:color w:val="000000"/>
          <w:lang w:val="id-ID"/>
        </w:rPr>
        <w:t xml:space="preserve"> menjaga hubungan dengan nasabah dengan</w:t>
      </w:r>
      <w:r w:rsidR="00802CEB" w:rsidRPr="002945F1">
        <w:rPr>
          <w:rFonts w:ascii="Times New Roman" w:hAnsi="Times New Roman" w:cs="Times New Roman"/>
          <w:color w:val="000000"/>
          <w:lang w:val="id-ID"/>
        </w:rPr>
        <w:t xml:space="preserve"> memahami latar </w:t>
      </w:r>
      <w:r w:rsidR="002D291D" w:rsidRPr="002945F1">
        <w:rPr>
          <w:rFonts w:ascii="Times New Roman" w:hAnsi="Times New Roman" w:cs="Times New Roman"/>
          <w:color w:val="000000"/>
          <w:lang w:val="id-ID"/>
        </w:rPr>
        <w:t>belakang nasabah</w:t>
      </w:r>
      <w:r w:rsidR="00AD7AC3" w:rsidRPr="002945F1">
        <w:rPr>
          <w:rFonts w:ascii="Times New Roman" w:hAnsi="Times New Roman" w:cs="Times New Roman"/>
          <w:color w:val="000000"/>
          <w:lang w:val="id-ID"/>
        </w:rPr>
        <w:t xml:space="preserve"> dan peril</w:t>
      </w:r>
      <w:r w:rsidR="002D291D" w:rsidRPr="002945F1">
        <w:rPr>
          <w:rFonts w:ascii="Times New Roman" w:hAnsi="Times New Roman" w:cs="Times New Roman"/>
          <w:color w:val="000000"/>
          <w:lang w:val="id-ID"/>
        </w:rPr>
        <w:t>akunya</w:t>
      </w:r>
      <w:r w:rsidR="00802CEB" w:rsidRPr="002945F1">
        <w:rPr>
          <w:rFonts w:ascii="Times New Roman" w:hAnsi="Times New Roman" w:cs="Times New Roman"/>
          <w:color w:val="000000"/>
          <w:lang w:val="id-ID"/>
        </w:rPr>
        <w:t xml:space="preserve">, meningkatkan layanan </w:t>
      </w:r>
      <w:r w:rsidR="002D291D" w:rsidRPr="002945F1">
        <w:rPr>
          <w:rFonts w:ascii="Times New Roman" w:hAnsi="Times New Roman" w:cs="Times New Roman"/>
          <w:color w:val="000000"/>
          <w:lang w:val="id-ID"/>
        </w:rPr>
        <w:t xml:space="preserve">kepada </w:t>
      </w:r>
      <w:r w:rsidR="00802CEB" w:rsidRPr="002945F1">
        <w:rPr>
          <w:rFonts w:ascii="Times New Roman" w:hAnsi="Times New Roman" w:cs="Times New Roman"/>
          <w:color w:val="000000"/>
          <w:lang w:val="id-ID"/>
        </w:rPr>
        <w:t>nasaba</w:t>
      </w:r>
      <w:r w:rsidR="002D291D" w:rsidRPr="002945F1">
        <w:rPr>
          <w:rFonts w:ascii="Times New Roman" w:hAnsi="Times New Roman" w:cs="Times New Roman"/>
          <w:color w:val="000000"/>
          <w:lang w:val="id-ID"/>
        </w:rPr>
        <w:t>h</w:t>
      </w:r>
      <w:r w:rsidR="00012DB9" w:rsidRPr="002945F1">
        <w:rPr>
          <w:rFonts w:ascii="Times New Roman" w:hAnsi="Times New Roman" w:cs="Times New Roman"/>
          <w:color w:val="000000"/>
          <w:lang w:val="id-ID"/>
        </w:rPr>
        <w:t xml:space="preserve">, dan mengembangkan inovasi produk </w:t>
      </w:r>
      <w:r w:rsidR="002D291D" w:rsidRPr="002945F1">
        <w:rPr>
          <w:rFonts w:ascii="Times New Roman" w:hAnsi="Times New Roman" w:cs="Times New Roman"/>
          <w:color w:val="000000"/>
          <w:lang w:val="id-ID"/>
        </w:rPr>
        <w:t xml:space="preserve"> melalui</w:t>
      </w:r>
      <w:r w:rsidR="000F4C7B" w:rsidRPr="002945F1">
        <w:rPr>
          <w:rFonts w:ascii="Times New Roman" w:hAnsi="Times New Roman" w:cs="Times New Roman"/>
          <w:color w:val="000000"/>
          <w:lang w:val="id-ID"/>
        </w:rPr>
        <w:t xml:space="preserve"> implementasi layanan </w:t>
      </w:r>
      <w:r w:rsidR="00BC2E21" w:rsidRPr="002945F1">
        <w:rPr>
          <w:rFonts w:ascii="Times New Roman" w:hAnsi="Times New Roman" w:cs="Times New Roman"/>
          <w:color w:val="000000"/>
          <w:lang w:val="id-ID"/>
        </w:rPr>
        <w:t>interaktif</w:t>
      </w:r>
      <w:r w:rsidR="000F4C7B" w:rsidRPr="002945F1">
        <w:rPr>
          <w:rFonts w:ascii="Times New Roman" w:hAnsi="Times New Roman" w:cs="Times New Roman"/>
          <w:color w:val="000000"/>
          <w:lang w:val="id-ID"/>
        </w:rPr>
        <w:t xml:space="preserve"> dan</w:t>
      </w:r>
      <w:r w:rsidR="0009682C" w:rsidRPr="002945F1">
        <w:rPr>
          <w:rFonts w:ascii="Times New Roman" w:hAnsi="Times New Roman" w:cs="Times New Roman"/>
          <w:color w:val="000000"/>
          <w:lang w:val="id-ID"/>
        </w:rPr>
        <w:t xml:space="preserve"> </w:t>
      </w:r>
      <w:r w:rsidR="003A6143" w:rsidRPr="002945F1">
        <w:rPr>
          <w:rFonts w:ascii="Times New Roman" w:hAnsi="Times New Roman" w:cs="Times New Roman"/>
          <w:color w:val="000000"/>
          <w:lang w:val="id-ID"/>
        </w:rPr>
        <w:t>peningkatan</w:t>
      </w:r>
      <w:r w:rsidR="002F4A02" w:rsidRPr="002945F1">
        <w:rPr>
          <w:rFonts w:ascii="Times New Roman" w:hAnsi="Times New Roman" w:cs="Times New Roman"/>
          <w:color w:val="000000"/>
          <w:lang w:val="id-ID"/>
        </w:rPr>
        <w:t xml:space="preserve"> teknologi pada basis data nasabah </w:t>
      </w:r>
      <w:r w:rsidR="00E47680" w:rsidRPr="002945F1">
        <w:rPr>
          <w:rFonts w:ascii="Times New Roman" w:hAnsi="Times New Roman" w:cs="Times New Roman"/>
          <w:color w:val="000000"/>
          <w:lang w:val="id-ID"/>
        </w:rPr>
        <w:t>(</w:t>
      </w:r>
      <w:r w:rsidR="00742802" w:rsidRPr="002945F1">
        <w:rPr>
          <w:rFonts w:ascii="Times New Roman" w:hAnsi="Times New Roman" w:cs="Times New Roman"/>
          <w:color w:val="000000"/>
          <w:lang w:val="id-ID"/>
        </w:rPr>
        <w:t>7</w:t>
      </w:r>
      <w:r w:rsidR="00E47680" w:rsidRPr="002945F1">
        <w:rPr>
          <w:rFonts w:ascii="Times New Roman" w:hAnsi="Times New Roman" w:cs="Times New Roman"/>
          <w:color w:val="000000"/>
          <w:lang w:val="id-ID"/>
        </w:rPr>
        <w:t>)</w:t>
      </w:r>
      <w:r w:rsidR="00653A7E" w:rsidRPr="002945F1">
        <w:rPr>
          <w:rFonts w:ascii="Times New Roman" w:hAnsi="Times New Roman" w:cs="Times New Roman"/>
          <w:color w:val="000000"/>
          <w:lang w:val="id-ID"/>
        </w:rPr>
        <w:t xml:space="preserve">. CRM membutuhkan </w:t>
      </w:r>
      <w:r w:rsidR="00752325" w:rsidRPr="002945F1">
        <w:rPr>
          <w:rFonts w:ascii="Times New Roman" w:hAnsi="Times New Roman" w:cs="Times New Roman"/>
          <w:color w:val="000000"/>
          <w:lang w:val="id-ID"/>
        </w:rPr>
        <w:t>data nasabah yang valid</w:t>
      </w:r>
      <w:r w:rsidR="000B3862" w:rsidRPr="002945F1">
        <w:rPr>
          <w:rFonts w:ascii="Times New Roman" w:hAnsi="Times New Roman" w:cs="Times New Roman"/>
          <w:color w:val="000000"/>
          <w:lang w:val="id-ID"/>
        </w:rPr>
        <w:t xml:space="preserve"> dan esensial</w:t>
      </w:r>
      <w:r w:rsidR="00752325" w:rsidRPr="002945F1">
        <w:rPr>
          <w:rFonts w:ascii="Times New Roman" w:hAnsi="Times New Roman" w:cs="Times New Roman"/>
          <w:color w:val="000000"/>
          <w:lang w:val="id-ID"/>
        </w:rPr>
        <w:t xml:space="preserve"> untuk memberikan</w:t>
      </w:r>
      <w:r w:rsidR="00200820" w:rsidRPr="002945F1">
        <w:rPr>
          <w:rFonts w:ascii="Times New Roman" w:hAnsi="Times New Roman" w:cs="Times New Roman"/>
          <w:color w:val="000000"/>
          <w:lang w:val="id-ID"/>
        </w:rPr>
        <w:t xml:space="preserve"> hasil</w:t>
      </w:r>
      <w:r w:rsidR="00752325" w:rsidRPr="002945F1">
        <w:rPr>
          <w:rFonts w:ascii="Times New Roman" w:hAnsi="Times New Roman" w:cs="Times New Roman"/>
          <w:color w:val="000000"/>
          <w:lang w:val="id-ID"/>
        </w:rPr>
        <w:t xml:space="preserve"> analisis yang</w:t>
      </w:r>
      <w:r w:rsidR="006B7FA6" w:rsidRPr="002945F1">
        <w:rPr>
          <w:rFonts w:ascii="Times New Roman" w:hAnsi="Times New Roman" w:cs="Times New Roman"/>
          <w:color w:val="000000"/>
          <w:lang w:val="id-ID"/>
        </w:rPr>
        <w:t xml:space="preserve"> akurat </w:t>
      </w:r>
      <w:r w:rsidR="005C7FA2" w:rsidRPr="002945F1">
        <w:rPr>
          <w:rFonts w:ascii="Times New Roman" w:hAnsi="Times New Roman" w:cs="Times New Roman"/>
          <w:color w:val="000000"/>
          <w:lang w:val="id-ID"/>
        </w:rPr>
        <w:t xml:space="preserve">dan efektif </w:t>
      </w:r>
      <w:r w:rsidR="00F776B2" w:rsidRPr="002945F1">
        <w:rPr>
          <w:rFonts w:ascii="Times New Roman" w:hAnsi="Times New Roman" w:cs="Times New Roman"/>
          <w:color w:val="000000"/>
          <w:lang w:val="id-ID"/>
        </w:rPr>
        <w:t xml:space="preserve">sehingga memberikan layanan yang optimal untuk nasabah </w:t>
      </w:r>
      <w:r w:rsidR="00AD07CA" w:rsidRPr="002945F1">
        <w:rPr>
          <w:rFonts w:ascii="Times New Roman" w:hAnsi="Times New Roman" w:cs="Times New Roman"/>
          <w:color w:val="000000"/>
          <w:lang w:val="id-ID"/>
        </w:rPr>
        <w:t>(</w:t>
      </w:r>
      <w:r w:rsidR="0062718E" w:rsidRPr="002945F1">
        <w:rPr>
          <w:rFonts w:ascii="Times New Roman" w:hAnsi="Times New Roman" w:cs="Times New Roman"/>
          <w:color w:val="000000"/>
          <w:lang w:val="id-ID"/>
        </w:rPr>
        <w:t>B</w:t>
      </w:r>
      <w:r w:rsidR="00AD07CA" w:rsidRPr="002945F1">
        <w:rPr>
          <w:rFonts w:ascii="Times New Roman" w:hAnsi="Times New Roman" w:cs="Times New Roman"/>
          <w:color w:val="000000"/>
          <w:lang w:val="id-ID"/>
        </w:rPr>
        <w:t>I, 2015)</w:t>
      </w:r>
      <w:r w:rsidR="00752325" w:rsidRPr="002945F1">
        <w:rPr>
          <w:rFonts w:ascii="Times New Roman" w:hAnsi="Times New Roman" w:cs="Times New Roman"/>
          <w:color w:val="000000"/>
          <w:lang w:val="id-ID"/>
        </w:rPr>
        <w:t>.</w:t>
      </w:r>
      <w:r w:rsidR="0066363E" w:rsidRPr="002945F1">
        <w:rPr>
          <w:rFonts w:ascii="Times New Roman" w:hAnsi="Times New Roman" w:cs="Times New Roman"/>
          <w:color w:val="000000"/>
          <w:lang w:val="id-ID"/>
        </w:rPr>
        <w:t xml:space="preserve"> </w:t>
      </w:r>
    </w:p>
    <w:p w14:paraId="4405E860" w14:textId="38AEF790" w:rsidR="002D291D" w:rsidRPr="002945F1" w:rsidRDefault="0066363E" w:rsidP="00180FB7">
      <w:pPr>
        <w:widowControl w:val="0"/>
        <w:autoSpaceDE w:val="0"/>
        <w:autoSpaceDN w:val="0"/>
        <w:adjustRightInd w:val="0"/>
        <w:spacing w:after="240" w:line="340" w:lineRule="atLeast"/>
        <w:ind w:firstLine="426"/>
        <w:jc w:val="both"/>
        <w:rPr>
          <w:rFonts w:ascii="Times New Roman" w:hAnsi="Times New Roman" w:cs="Times New Roman"/>
          <w:color w:val="000000"/>
          <w:lang w:val="id-ID"/>
        </w:rPr>
      </w:pPr>
      <w:r w:rsidRPr="002945F1">
        <w:rPr>
          <w:rFonts w:ascii="Times New Roman" w:hAnsi="Times New Roman" w:cs="Times New Roman"/>
          <w:color w:val="000000"/>
          <w:lang w:val="id-ID"/>
        </w:rPr>
        <w:t>BDI menyimpan i</w:t>
      </w:r>
      <w:r w:rsidR="00B872C9" w:rsidRPr="002945F1">
        <w:rPr>
          <w:rFonts w:ascii="Times New Roman" w:hAnsi="Times New Roman" w:cs="Times New Roman"/>
          <w:color w:val="000000"/>
          <w:lang w:val="id-ID"/>
        </w:rPr>
        <w:t>nformasi</w:t>
      </w:r>
      <w:r w:rsidRPr="002945F1">
        <w:rPr>
          <w:rFonts w:ascii="Times New Roman" w:hAnsi="Times New Roman" w:cs="Times New Roman"/>
          <w:color w:val="000000"/>
          <w:lang w:val="id-ID"/>
        </w:rPr>
        <w:t xml:space="preserve"> mengenai data</w:t>
      </w:r>
      <w:r w:rsidR="00B872C9" w:rsidRPr="002945F1">
        <w:rPr>
          <w:rFonts w:ascii="Times New Roman" w:hAnsi="Times New Roman" w:cs="Times New Roman"/>
          <w:color w:val="000000"/>
          <w:lang w:val="id-ID"/>
        </w:rPr>
        <w:t xml:space="preserve"> </w:t>
      </w:r>
      <w:r w:rsidRPr="002945F1">
        <w:rPr>
          <w:rFonts w:ascii="Times New Roman" w:hAnsi="Times New Roman" w:cs="Times New Roman"/>
          <w:color w:val="000000"/>
          <w:lang w:val="id-ID"/>
        </w:rPr>
        <w:t xml:space="preserve">nasabah pada </w:t>
      </w:r>
      <w:r w:rsidR="00D40088" w:rsidRPr="002945F1">
        <w:rPr>
          <w:rFonts w:ascii="Times New Roman" w:hAnsi="Times New Roman" w:cs="Times New Roman"/>
          <w:i/>
          <w:color w:val="000000"/>
          <w:lang w:val="id-ID"/>
        </w:rPr>
        <w:t xml:space="preserve">customer information files </w:t>
      </w:r>
      <w:r w:rsidR="00D40088" w:rsidRPr="002945F1">
        <w:rPr>
          <w:rFonts w:ascii="Times New Roman" w:hAnsi="Times New Roman" w:cs="Times New Roman"/>
          <w:color w:val="000000"/>
          <w:lang w:val="id-ID"/>
        </w:rPr>
        <w:t>(</w:t>
      </w:r>
      <w:r w:rsidR="00B872C9" w:rsidRPr="002945F1">
        <w:rPr>
          <w:rFonts w:ascii="Times New Roman" w:hAnsi="Times New Roman" w:cs="Times New Roman"/>
          <w:color w:val="000000"/>
          <w:lang w:val="id-ID"/>
        </w:rPr>
        <w:t>CIF</w:t>
      </w:r>
      <w:r w:rsidR="00D40088" w:rsidRPr="002945F1">
        <w:rPr>
          <w:rFonts w:ascii="Times New Roman" w:hAnsi="Times New Roman" w:cs="Times New Roman"/>
          <w:color w:val="000000"/>
          <w:lang w:val="id-ID"/>
        </w:rPr>
        <w:t>)</w:t>
      </w:r>
      <w:r w:rsidR="00B872C9" w:rsidRPr="002945F1">
        <w:rPr>
          <w:rFonts w:ascii="Times New Roman" w:hAnsi="Times New Roman" w:cs="Times New Roman"/>
          <w:color w:val="000000"/>
          <w:lang w:val="id-ID"/>
        </w:rPr>
        <w:t xml:space="preserve">. </w:t>
      </w:r>
      <w:r w:rsidR="003465DE" w:rsidRPr="002945F1">
        <w:rPr>
          <w:rFonts w:ascii="Times New Roman" w:hAnsi="Times New Roman" w:cs="Times New Roman"/>
          <w:color w:val="000000"/>
          <w:lang w:val="id-ID"/>
        </w:rPr>
        <w:t>CIF merupakan sebuah fail</w:t>
      </w:r>
      <w:r w:rsidR="00B872C9" w:rsidRPr="002945F1">
        <w:rPr>
          <w:rFonts w:ascii="Times New Roman" w:hAnsi="Times New Roman" w:cs="Times New Roman"/>
          <w:color w:val="000000"/>
          <w:lang w:val="id-ID"/>
        </w:rPr>
        <w:t>, baik elektronik atau fisik, yang menyimpan semua informasi yang bersangkutan mengenai informasi pribadi dan rekening nasabah</w:t>
      </w:r>
      <w:r w:rsidR="006140E7" w:rsidRPr="002945F1">
        <w:rPr>
          <w:rFonts w:ascii="Times New Roman" w:hAnsi="Times New Roman" w:cs="Times New Roman"/>
          <w:color w:val="000000"/>
          <w:lang w:val="id-ID"/>
        </w:rPr>
        <w:t xml:space="preserve"> (8</w:t>
      </w:r>
      <w:r w:rsidR="0027041F" w:rsidRPr="002945F1">
        <w:rPr>
          <w:rFonts w:ascii="Times New Roman" w:hAnsi="Times New Roman" w:cs="Times New Roman"/>
          <w:color w:val="000000"/>
          <w:lang w:val="id-ID"/>
        </w:rPr>
        <w:t>)</w:t>
      </w:r>
      <w:r w:rsidR="00B872C9" w:rsidRPr="002945F1">
        <w:rPr>
          <w:rFonts w:ascii="Times New Roman" w:hAnsi="Times New Roman" w:cs="Times New Roman"/>
          <w:color w:val="000000"/>
          <w:lang w:val="id-ID"/>
        </w:rPr>
        <w:t>.</w:t>
      </w:r>
      <w:r w:rsidR="00BF7878" w:rsidRPr="002945F1">
        <w:rPr>
          <w:rFonts w:ascii="Times New Roman" w:hAnsi="Times New Roman" w:cs="Times New Roman"/>
          <w:color w:val="000000"/>
          <w:lang w:val="id-ID"/>
        </w:rPr>
        <w:t xml:space="preserve"> CIF pa</w:t>
      </w:r>
      <w:r w:rsidR="00595143" w:rsidRPr="002945F1">
        <w:rPr>
          <w:rFonts w:ascii="Times New Roman" w:hAnsi="Times New Roman" w:cs="Times New Roman"/>
          <w:color w:val="000000"/>
          <w:lang w:val="id-ID"/>
        </w:rPr>
        <w:t>da kasus kali ini merupakan fail</w:t>
      </w:r>
      <w:r w:rsidR="00BF7878" w:rsidRPr="002945F1">
        <w:rPr>
          <w:rFonts w:ascii="Times New Roman" w:hAnsi="Times New Roman" w:cs="Times New Roman"/>
          <w:color w:val="000000"/>
          <w:lang w:val="id-ID"/>
        </w:rPr>
        <w:t xml:space="preserve"> elektronik yang tersimpan pada basis data.</w:t>
      </w:r>
      <w:r w:rsidR="001B5D5C" w:rsidRPr="002945F1">
        <w:rPr>
          <w:rFonts w:ascii="Times New Roman" w:hAnsi="Times New Roman" w:cs="Times New Roman"/>
          <w:color w:val="000000"/>
          <w:lang w:val="id-ID"/>
        </w:rPr>
        <w:t xml:space="preserve"> CIF pada BDI terdiri dari </w:t>
      </w:r>
      <w:r w:rsidR="001D7702" w:rsidRPr="002945F1">
        <w:rPr>
          <w:rFonts w:ascii="Times New Roman" w:hAnsi="Times New Roman" w:cs="Times New Roman"/>
          <w:color w:val="000000"/>
          <w:lang w:val="id-ID"/>
        </w:rPr>
        <w:t xml:space="preserve">CIF </w:t>
      </w:r>
      <w:r w:rsidR="001B5D5C" w:rsidRPr="002945F1">
        <w:rPr>
          <w:rFonts w:ascii="Times New Roman" w:hAnsi="Times New Roman" w:cs="Times New Roman"/>
          <w:color w:val="000000"/>
          <w:lang w:val="id-ID"/>
        </w:rPr>
        <w:t xml:space="preserve">nasabah individu dan </w:t>
      </w:r>
      <w:r w:rsidR="001D7702" w:rsidRPr="002945F1">
        <w:rPr>
          <w:rFonts w:ascii="Times New Roman" w:hAnsi="Times New Roman" w:cs="Times New Roman"/>
          <w:color w:val="000000"/>
          <w:lang w:val="id-ID"/>
        </w:rPr>
        <w:t xml:space="preserve">CIF </w:t>
      </w:r>
      <w:r w:rsidR="001B5D5C" w:rsidRPr="002945F1">
        <w:rPr>
          <w:rFonts w:ascii="Times New Roman" w:hAnsi="Times New Roman" w:cs="Times New Roman"/>
          <w:color w:val="000000"/>
          <w:lang w:val="id-ID"/>
        </w:rPr>
        <w:t>nasabah perusahaan.</w:t>
      </w:r>
      <w:r w:rsidR="005933F6" w:rsidRPr="002945F1">
        <w:rPr>
          <w:rFonts w:ascii="Times New Roman" w:hAnsi="Times New Roman" w:cs="Times New Roman"/>
          <w:color w:val="000000"/>
          <w:lang w:val="id-ID"/>
        </w:rPr>
        <w:t xml:space="preserve"> Sebagai contoh, CIF individu memuat informasi </w:t>
      </w:r>
      <w:r w:rsidR="00215048" w:rsidRPr="002945F1">
        <w:rPr>
          <w:rFonts w:ascii="Times New Roman" w:hAnsi="Times New Roman" w:cs="Times New Roman"/>
          <w:color w:val="000000"/>
          <w:lang w:val="id-ID"/>
        </w:rPr>
        <w:t xml:space="preserve">mengenai </w:t>
      </w:r>
      <w:r w:rsidR="005933F6" w:rsidRPr="002945F1">
        <w:rPr>
          <w:rFonts w:ascii="Times New Roman" w:hAnsi="Times New Roman" w:cs="Times New Roman"/>
          <w:color w:val="000000"/>
          <w:lang w:val="id-ID"/>
        </w:rPr>
        <w:t>nama, alamat, tanggal lahir, tempat lahir dan ibu kandung.</w:t>
      </w:r>
      <w:r w:rsidR="001D7702" w:rsidRPr="002945F1">
        <w:rPr>
          <w:rFonts w:ascii="Times New Roman" w:hAnsi="Times New Roman" w:cs="Times New Roman"/>
          <w:color w:val="000000"/>
          <w:lang w:val="id-ID"/>
        </w:rPr>
        <w:t xml:space="preserve"> Sedangkan, CIF </w:t>
      </w:r>
      <w:r w:rsidR="006756A8" w:rsidRPr="002945F1">
        <w:rPr>
          <w:rFonts w:ascii="Times New Roman" w:hAnsi="Times New Roman" w:cs="Times New Roman"/>
          <w:color w:val="000000"/>
          <w:lang w:val="id-ID"/>
        </w:rPr>
        <w:t>Perusahaan</w:t>
      </w:r>
      <w:r w:rsidR="00F52B02" w:rsidRPr="002945F1">
        <w:rPr>
          <w:rFonts w:ascii="Times New Roman" w:hAnsi="Times New Roman" w:cs="Times New Roman"/>
          <w:color w:val="000000"/>
          <w:lang w:val="id-ID"/>
        </w:rPr>
        <w:t xml:space="preserve"> memuat na</w:t>
      </w:r>
      <w:r w:rsidR="0031120C" w:rsidRPr="002945F1">
        <w:rPr>
          <w:rFonts w:ascii="Times New Roman" w:hAnsi="Times New Roman" w:cs="Times New Roman"/>
          <w:color w:val="000000"/>
          <w:lang w:val="id-ID"/>
        </w:rPr>
        <w:t>ma, alamat, pemilik, dan NPWP</w:t>
      </w:r>
      <w:r w:rsidR="00F52B02" w:rsidRPr="002945F1">
        <w:rPr>
          <w:rFonts w:ascii="Times New Roman" w:hAnsi="Times New Roman" w:cs="Times New Roman"/>
          <w:color w:val="000000"/>
          <w:lang w:val="id-ID"/>
        </w:rPr>
        <w:t xml:space="preserve"> perusahaan.</w:t>
      </w:r>
    </w:p>
    <w:p w14:paraId="64B50587" w14:textId="18FA537A" w:rsidR="00037B72" w:rsidRPr="002945F1" w:rsidRDefault="002D291D" w:rsidP="00FA4CB7">
      <w:pPr>
        <w:widowControl w:val="0"/>
        <w:autoSpaceDE w:val="0"/>
        <w:autoSpaceDN w:val="0"/>
        <w:adjustRightInd w:val="0"/>
        <w:spacing w:after="240" w:line="340" w:lineRule="atLeast"/>
        <w:ind w:firstLine="426"/>
        <w:jc w:val="both"/>
        <w:rPr>
          <w:rFonts w:ascii="Times New Roman" w:hAnsi="Times New Roman" w:cs="Times New Roman"/>
          <w:color w:val="000000"/>
          <w:lang w:val="id-ID"/>
        </w:rPr>
      </w:pPr>
      <w:r w:rsidRPr="002945F1">
        <w:rPr>
          <w:rFonts w:ascii="Times New Roman" w:hAnsi="Times New Roman" w:cs="Times New Roman"/>
          <w:color w:val="000000"/>
          <w:lang w:val="id-ID"/>
        </w:rPr>
        <w:t>D</w:t>
      </w:r>
      <w:r w:rsidR="007601D5" w:rsidRPr="002945F1">
        <w:rPr>
          <w:rFonts w:ascii="Times New Roman" w:hAnsi="Times New Roman" w:cs="Times New Roman"/>
          <w:color w:val="000000"/>
          <w:lang w:val="id-ID"/>
        </w:rPr>
        <w:t xml:space="preserve">alam pengembangan CRM, </w:t>
      </w:r>
      <w:r w:rsidR="005A69D2" w:rsidRPr="002945F1">
        <w:rPr>
          <w:rFonts w:ascii="Times New Roman" w:hAnsi="Times New Roman" w:cs="Times New Roman"/>
          <w:color w:val="000000"/>
          <w:lang w:val="id-ID"/>
        </w:rPr>
        <w:t>BDI</w:t>
      </w:r>
      <w:r w:rsidR="004A2186" w:rsidRPr="002945F1">
        <w:rPr>
          <w:rFonts w:ascii="Times New Roman" w:hAnsi="Times New Roman" w:cs="Times New Roman"/>
          <w:color w:val="000000"/>
          <w:lang w:val="id-ID"/>
        </w:rPr>
        <w:t xml:space="preserve"> </w:t>
      </w:r>
      <w:r w:rsidR="001F209B" w:rsidRPr="002945F1">
        <w:rPr>
          <w:rFonts w:ascii="Times New Roman" w:hAnsi="Times New Roman" w:cs="Times New Roman"/>
          <w:color w:val="000000"/>
          <w:lang w:val="id-ID"/>
        </w:rPr>
        <w:t>menghadapi tantangan</w:t>
      </w:r>
      <w:r w:rsidR="003C6FFB" w:rsidRPr="002945F1">
        <w:rPr>
          <w:rFonts w:ascii="Times New Roman" w:hAnsi="Times New Roman" w:cs="Times New Roman"/>
          <w:color w:val="000000"/>
          <w:lang w:val="id-ID"/>
        </w:rPr>
        <w:t xml:space="preserve"> berupa</w:t>
      </w:r>
      <w:r w:rsidR="00431287" w:rsidRPr="002945F1">
        <w:rPr>
          <w:rFonts w:ascii="Times New Roman" w:hAnsi="Times New Roman" w:cs="Times New Roman"/>
          <w:color w:val="000000"/>
          <w:lang w:val="id-ID"/>
        </w:rPr>
        <w:t xml:space="preserve"> CIF</w:t>
      </w:r>
      <w:r w:rsidR="001F209B" w:rsidRPr="002945F1">
        <w:rPr>
          <w:rFonts w:ascii="Times New Roman" w:hAnsi="Times New Roman" w:cs="Times New Roman"/>
          <w:color w:val="000000"/>
          <w:lang w:val="id-ID"/>
        </w:rPr>
        <w:t xml:space="preserve"> </w:t>
      </w:r>
      <w:r w:rsidR="006275FD" w:rsidRPr="002945F1">
        <w:rPr>
          <w:rFonts w:ascii="Times New Roman" w:hAnsi="Times New Roman" w:cs="Times New Roman"/>
          <w:color w:val="000000"/>
          <w:lang w:val="id-ID"/>
        </w:rPr>
        <w:t xml:space="preserve">yang </w:t>
      </w:r>
      <w:r w:rsidR="0054730B" w:rsidRPr="002945F1">
        <w:rPr>
          <w:rFonts w:ascii="Times New Roman" w:hAnsi="Times New Roman" w:cs="Times New Roman"/>
          <w:color w:val="000000"/>
          <w:lang w:val="id-ID"/>
        </w:rPr>
        <w:t>terpisah di</w:t>
      </w:r>
      <w:r w:rsidR="00D60A8A" w:rsidRPr="002945F1">
        <w:rPr>
          <w:rFonts w:ascii="Times New Roman" w:hAnsi="Times New Roman" w:cs="Times New Roman"/>
          <w:color w:val="000000"/>
          <w:lang w:val="id-ID"/>
        </w:rPr>
        <w:t xml:space="preserve"> </w:t>
      </w:r>
      <w:r w:rsidR="002B3186" w:rsidRPr="002945F1">
        <w:rPr>
          <w:rFonts w:ascii="Times New Roman" w:hAnsi="Times New Roman" w:cs="Times New Roman"/>
          <w:color w:val="000000"/>
          <w:lang w:val="id-ID"/>
        </w:rPr>
        <w:t>beberapa sumber data</w:t>
      </w:r>
      <w:r w:rsidR="00877568" w:rsidRPr="002945F1">
        <w:rPr>
          <w:rFonts w:ascii="Times New Roman" w:hAnsi="Times New Roman" w:cs="Times New Roman"/>
          <w:color w:val="000000"/>
          <w:lang w:val="id-ID"/>
        </w:rPr>
        <w:t>,</w:t>
      </w:r>
      <w:r w:rsidR="001F209B" w:rsidRPr="002945F1">
        <w:rPr>
          <w:rFonts w:ascii="Times New Roman" w:hAnsi="Times New Roman" w:cs="Times New Roman"/>
          <w:color w:val="000000"/>
          <w:lang w:val="id-ID"/>
        </w:rPr>
        <w:t xml:space="preserve"> yaitu Core Banking, Ascend, dan Adira.</w:t>
      </w:r>
      <w:r w:rsidR="0086628F" w:rsidRPr="002945F1">
        <w:rPr>
          <w:rFonts w:ascii="Times New Roman" w:hAnsi="Times New Roman" w:cs="Times New Roman"/>
          <w:color w:val="000000"/>
          <w:lang w:val="id-ID"/>
        </w:rPr>
        <w:t xml:space="preserve"> Selain itu, ukuran </w:t>
      </w:r>
      <w:r w:rsidR="00B85160" w:rsidRPr="002945F1">
        <w:rPr>
          <w:rFonts w:ascii="Times New Roman" w:hAnsi="Times New Roman" w:cs="Times New Roman"/>
          <w:color w:val="000000"/>
          <w:lang w:val="id-ID"/>
        </w:rPr>
        <w:t>basis</w:t>
      </w:r>
      <w:r w:rsidR="001E5B13" w:rsidRPr="002945F1">
        <w:rPr>
          <w:rFonts w:ascii="Times New Roman" w:hAnsi="Times New Roman" w:cs="Times New Roman"/>
          <w:color w:val="000000"/>
          <w:lang w:val="id-ID"/>
        </w:rPr>
        <w:t xml:space="preserve"> </w:t>
      </w:r>
      <w:r w:rsidR="005B6ACA" w:rsidRPr="002945F1">
        <w:rPr>
          <w:rFonts w:ascii="Times New Roman" w:hAnsi="Times New Roman" w:cs="Times New Roman"/>
          <w:color w:val="000000"/>
          <w:lang w:val="id-ID"/>
        </w:rPr>
        <w:t>data</w:t>
      </w:r>
      <w:r w:rsidR="00A043B1" w:rsidRPr="002945F1">
        <w:rPr>
          <w:rFonts w:ascii="Times New Roman" w:hAnsi="Times New Roman" w:cs="Times New Roman"/>
          <w:color w:val="000000"/>
          <w:lang w:val="id-ID"/>
        </w:rPr>
        <w:t xml:space="preserve"> yang</w:t>
      </w:r>
      <w:r w:rsidR="00FD5C43" w:rsidRPr="002945F1">
        <w:rPr>
          <w:rFonts w:ascii="Times New Roman" w:hAnsi="Times New Roman" w:cs="Times New Roman"/>
          <w:color w:val="000000"/>
          <w:lang w:val="id-ID"/>
        </w:rPr>
        <w:t xml:space="preserve"> besar </w:t>
      </w:r>
      <w:r w:rsidR="008B37A1" w:rsidRPr="002945F1">
        <w:rPr>
          <w:rFonts w:ascii="Times New Roman" w:hAnsi="Times New Roman" w:cs="Times New Roman"/>
          <w:color w:val="000000"/>
          <w:lang w:val="id-ID"/>
        </w:rPr>
        <w:t>(</w:t>
      </w:r>
      <w:r w:rsidR="00581B74" w:rsidRPr="002945F1">
        <w:rPr>
          <w:rFonts w:ascii="Times New Roman" w:hAnsi="Times New Roman" w:cs="Times New Roman"/>
          <w:i/>
          <w:color w:val="000000"/>
          <w:lang w:val="id-ID"/>
        </w:rPr>
        <w:t>Big Data</w:t>
      </w:r>
      <w:r w:rsidR="008B37A1" w:rsidRPr="002945F1">
        <w:rPr>
          <w:rFonts w:ascii="Times New Roman" w:hAnsi="Times New Roman" w:cs="Times New Roman"/>
          <w:i/>
          <w:color w:val="000000"/>
          <w:lang w:val="id-ID"/>
        </w:rPr>
        <w:t>)</w:t>
      </w:r>
      <w:r w:rsidR="00581B74" w:rsidRPr="002945F1">
        <w:rPr>
          <w:rFonts w:ascii="Times New Roman" w:hAnsi="Times New Roman" w:cs="Times New Roman"/>
          <w:color w:val="000000"/>
          <w:lang w:val="id-ID"/>
        </w:rPr>
        <w:t>, yaitu</w:t>
      </w:r>
      <w:r w:rsidR="00A043B1" w:rsidRPr="002945F1">
        <w:rPr>
          <w:rFonts w:ascii="Times New Roman" w:hAnsi="Times New Roman" w:cs="Times New Roman"/>
          <w:color w:val="000000"/>
          <w:lang w:val="id-ID"/>
        </w:rPr>
        <w:t xml:space="preserve"> </w:t>
      </w:r>
      <w:r w:rsidR="006B41FA" w:rsidRPr="002945F1">
        <w:rPr>
          <w:rFonts w:ascii="Times New Roman" w:hAnsi="Times New Roman" w:cs="Times New Roman"/>
          <w:color w:val="000000"/>
          <w:lang w:val="id-ID"/>
        </w:rPr>
        <w:t xml:space="preserve">mencapai </w:t>
      </w:r>
      <w:r w:rsidR="00BC6F97" w:rsidRPr="002945F1">
        <w:rPr>
          <w:rFonts w:ascii="Times New Roman" w:hAnsi="Times New Roman" w:cs="Times New Roman"/>
          <w:color w:val="000000"/>
          <w:lang w:val="id-ID"/>
        </w:rPr>
        <w:t>2</w:t>
      </w:r>
      <w:r w:rsidR="00EF7659" w:rsidRPr="002945F1">
        <w:rPr>
          <w:rFonts w:ascii="Times New Roman" w:hAnsi="Times New Roman" w:cs="Times New Roman"/>
          <w:color w:val="000000"/>
          <w:lang w:val="id-ID"/>
        </w:rPr>
        <w:t>0</w:t>
      </w:r>
      <w:r w:rsidR="00BC6F97" w:rsidRPr="002945F1">
        <w:rPr>
          <w:rFonts w:ascii="Times New Roman" w:hAnsi="Times New Roman" w:cs="Times New Roman"/>
          <w:color w:val="000000"/>
          <w:lang w:val="id-ID"/>
        </w:rPr>
        <w:t>0 GB</w:t>
      </w:r>
      <w:r w:rsidR="00B52F79">
        <w:rPr>
          <w:rFonts w:ascii="Times New Roman" w:hAnsi="Times New Roman" w:cs="Times New Roman"/>
          <w:color w:val="000000"/>
          <w:lang w:val="id-ID"/>
        </w:rPr>
        <w:t xml:space="preserve"> dan bertambah dengan cepat seiring dengan aktivitas perbankan</w:t>
      </w:r>
      <w:r w:rsidR="00B90F92" w:rsidRPr="002945F1">
        <w:rPr>
          <w:rFonts w:ascii="Times New Roman" w:hAnsi="Times New Roman" w:cs="Times New Roman"/>
          <w:color w:val="000000"/>
          <w:lang w:val="id-ID"/>
        </w:rPr>
        <w:t xml:space="preserve">. Kemudian, </w:t>
      </w:r>
      <w:r w:rsidR="00870C65" w:rsidRPr="002945F1">
        <w:rPr>
          <w:rFonts w:ascii="Times New Roman" w:hAnsi="Times New Roman" w:cs="Times New Roman"/>
          <w:color w:val="000000"/>
          <w:lang w:val="id-ID"/>
        </w:rPr>
        <w:t xml:space="preserve"> </w:t>
      </w:r>
      <w:r w:rsidR="00EA31BF" w:rsidRPr="002945F1">
        <w:rPr>
          <w:rFonts w:ascii="Times New Roman" w:hAnsi="Times New Roman" w:cs="Times New Roman"/>
          <w:color w:val="000000"/>
          <w:lang w:val="id-ID"/>
        </w:rPr>
        <w:t xml:space="preserve">adanya </w:t>
      </w:r>
      <w:r w:rsidR="00870C65" w:rsidRPr="002945F1">
        <w:rPr>
          <w:rFonts w:ascii="Times New Roman" w:hAnsi="Times New Roman" w:cs="Times New Roman"/>
          <w:color w:val="000000"/>
          <w:lang w:val="id-ID"/>
        </w:rPr>
        <w:t>duplikasi</w:t>
      </w:r>
      <w:r w:rsidR="004B4E1B" w:rsidRPr="002945F1">
        <w:rPr>
          <w:rFonts w:ascii="Times New Roman" w:hAnsi="Times New Roman" w:cs="Times New Roman"/>
          <w:color w:val="000000"/>
          <w:lang w:val="id-ID"/>
        </w:rPr>
        <w:t xml:space="preserve"> </w:t>
      </w:r>
      <w:r w:rsidR="00C43376" w:rsidRPr="002945F1">
        <w:rPr>
          <w:rFonts w:ascii="Times New Roman" w:hAnsi="Times New Roman" w:cs="Times New Roman"/>
          <w:color w:val="000000"/>
          <w:lang w:val="id-ID"/>
        </w:rPr>
        <w:t>CIF</w:t>
      </w:r>
      <w:r w:rsidR="00D415FB" w:rsidRPr="002945F1">
        <w:rPr>
          <w:rFonts w:ascii="Times New Roman" w:hAnsi="Times New Roman" w:cs="Times New Roman"/>
          <w:color w:val="000000"/>
          <w:lang w:val="id-ID"/>
        </w:rPr>
        <w:t xml:space="preserve"> di antara tiga sumber data </w:t>
      </w:r>
      <w:r w:rsidR="00257F17" w:rsidRPr="002945F1">
        <w:rPr>
          <w:rFonts w:ascii="Times New Roman" w:hAnsi="Times New Roman" w:cs="Times New Roman"/>
          <w:color w:val="000000"/>
          <w:lang w:val="id-ID"/>
        </w:rPr>
        <w:t xml:space="preserve">dan CIF yang mengandung nilai </w:t>
      </w:r>
      <w:r w:rsidR="00257F17" w:rsidRPr="002945F1">
        <w:rPr>
          <w:rFonts w:ascii="Times New Roman" w:hAnsi="Times New Roman" w:cs="Times New Roman"/>
          <w:i/>
          <w:color w:val="000000"/>
          <w:lang w:val="id-ID"/>
        </w:rPr>
        <w:t>fuzzy</w:t>
      </w:r>
      <w:r w:rsidR="008E7CB7" w:rsidRPr="002945F1">
        <w:rPr>
          <w:rFonts w:ascii="Times New Roman" w:hAnsi="Times New Roman" w:cs="Times New Roman"/>
          <w:i/>
          <w:color w:val="000000"/>
          <w:lang w:val="id-ID"/>
        </w:rPr>
        <w:t>,</w:t>
      </w:r>
      <w:r w:rsidR="000C0C0E" w:rsidRPr="002945F1">
        <w:rPr>
          <w:rFonts w:ascii="Times New Roman" w:hAnsi="Times New Roman" w:cs="Times New Roman"/>
          <w:color w:val="000000"/>
          <w:lang w:val="id-ID"/>
        </w:rPr>
        <w:t xml:space="preserve"> </w:t>
      </w:r>
      <w:r w:rsidR="00BB41A1" w:rsidRPr="002945F1">
        <w:rPr>
          <w:rFonts w:ascii="Times New Roman" w:hAnsi="Times New Roman" w:cs="Times New Roman"/>
          <w:color w:val="000000"/>
          <w:lang w:val="id-ID"/>
        </w:rPr>
        <w:t>menyebabkan BDI</w:t>
      </w:r>
      <w:r w:rsidR="001F209B" w:rsidRPr="002945F1">
        <w:rPr>
          <w:rFonts w:ascii="Times New Roman" w:hAnsi="Times New Roman" w:cs="Times New Roman"/>
          <w:color w:val="000000"/>
          <w:lang w:val="id-ID"/>
        </w:rPr>
        <w:t xml:space="preserve"> sulit untuk melakukan ide</w:t>
      </w:r>
      <w:r w:rsidR="009A08A6" w:rsidRPr="002945F1">
        <w:rPr>
          <w:rFonts w:ascii="Times New Roman" w:hAnsi="Times New Roman" w:cs="Times New Roman"/>
          <w:color w:val="000000"/>
          <w:lang w:val="id-ID"/>
        </w:rPr>
        <w:t xml:space="preserve">ntifikasi </w:t>
      </w:r>
      <w:r w:rsidR="001B21D2" w:rsidRPr="002945F1">
        <w:rPr>
          <w:rFonts w:ascii="Times New Roman" w:hAnsi="Times New Roman" w:cs="Times New Roman"/>
          <w:color w:val="000000"/>
          <w:lang w:val="id-ID"/>
        </w:rPr>
        <w:t>CIF</w:t>
      </w:r>
      <w:r w:rsidR="00D83B92" w:rsidRPr="002945F1">
        <w:rPr>
          <w:rFonts w:ascii="Times New Roman" w:hAnsi="Times New Roman" w:cs="Times New Roman"/>
          <w:color w:val="000000"/>
          <w:lang w:val="id-ID"/>
        </w:rPr>
        <w:t xml:space="preserve"> yang valid</w:t>
      </w:r>
      <w:r w:rsidR="007161D8" w:rsidRPr="002945F1">
        <w:rPr>
          <w:rFonts w:ascii="Times New Roman" w:hAnsi="Times New Roman" w:cs="Times New Roman"/>
          <w:color w:val="000000"/>
          <w:lang w:val="id-ID"/>
        </w:rPr>
        <w:t xml:space="preserve"> dan esensial</w:t>
      </w:r>
      <w:r w:rsidR="00712CE4" w:rsidRPr="002945F1">
        <w:rPr>
          <w:rFonts w:ascii="Times New Roman" w:hAnsi="Times New Roman" w:cs="Times New Roman"/>
          <w:color w:val="000000"/>
          <w:lang w:val="id-ID"/>
        </w:rPr>
        <w:t>.</w:t>
      </w:r>
      <w:r w:rsidR="00FA4CB7" w:rsidRPr="002945F1">
        <w:rPr>
          <w:rFonts w:ascii="Times New Roman" w:hAnsi="Times New Roman" w:cs="Times New Roman"/>
          <w:color w:val="000000"/>
          <w:lang w:val="id-ID"/>
        </w:rPr>
        <w:t xml:space="preserve"> Duplikasi data akan mempengaruhi hasil </w:t>
      </w:r>
      <w:r w:rsidR="00051C01" w:rsidRPr="002945F1">
        <w:rPr>
          <w:rFonts w:ascii="Times New Roman" w:hAnsi="Times New Roman" w:cs="Times New Roman"/>
          <w:color w:val="000000"/>
          <w:lang w:val="id-ID"/>
        </w:rPr>
        <w:t>ekstraksi</w:t>
      </w:r>
      <w:r w:rsidR="00FA4CB7" w:rsidRPr="002945F1">
        <w:rPr>
          <w:rFonts w:ascii="Times New Roman" w:hAnsi="Times New Roman" w:cs="Times New Roman"/>
          <w:color w:val="000000"/>
          <w:lang w:val="id-ID"/>
        </w:rPr>
        <w:t xml:space="preserve"> informasi, mengacaukan hasil analisis, dan membuat peluang kesalahan pada pengambilan keputusan lebih tinggi</w:t>
      </w:r>
      <w:r w:rsidR="00644E70" w:rsidRPr="002945F1">
        <w:rPr>
          <w:rFonts w:ascii="Times New Roman" w:hAnsi="Times New Roman" w:cs="Times New Roman"/>
          <w:color w:val="000000"/>
          <w:lang w:val="id-ID"/>
        </w:rPr>
        <w:t xml:space="preserve"> (9)</w:t>
      </w:r>
      <w:r w:rsidR="00FA4CB7" w:rsidRPr="002945F1">
        <w:rPr>
          <w:rFonts w:ascii="Times New Roman" w:hAnsi="Times New Roman" w:cs="Times New Roman"/>
          <w:color w:val="000000"/>
          <w:lang w:val="id-ID"/>
        </w:rPr>
        <w:t xml:space="preserve">. </w:t>
      </w:r>
    </w:p>
    <w:p w14:paraId="4F8DA537" w14:textId="223414B0" w:rsidR="00EC42A1" w:rsidRPr="002945F1" w:rsidRDefault="00A23521" w:rsidP="00607EDE">
      <w:pPr>
        <w:widowControl w:val="0"/>
        <w:autoSpaceDE w:val="0"/>
        <w:autoSpaceDN w:val="0"/>
        <w:adjustRightInd w:val="0"/>
        <w:spacing w:after="240" w:line="340" w:lineRule="atLeast"/>
        <w:ind w:firstLine="426"/>
        <w:jc w:val="both"/>
        <w:rPr>
          <w:rFonts w:ascii="Times New Roman" w:hAnsi="Times New Roman" w:cs="Times New Roman"/>
          <w:color w:val="000000"/>
          <w:lang w:val="id-ID"/>
        </w:rPr>
      </w:pPr>
      <w:r>
        <w:rPr>
          <w:rFonts w:ascii="Times New Roman" w:hAnsi="Times New Roman" w:cs="Times New Roman"/>
          <w:color w:val="000000"/>
          <w:lang w:val="id-ID"/>
        </w:rPr>
        <w:t>Pencocokan</w:t>
      </w:r>
      <w:r w:rsidR="00FA4CB7" w:rsidRPr="002945F1">
        <w:rPr>
          <w:rFonts w:ascii="Times New Roman" w:hAnsi="Times New Roman" w:cs="Times New Roman"/>
          <w:color w:val="000000"/>
          <w:lang w:val="id-ID"/>
        </w:rPr>
        <w:t xml:space="preserve"> data diterapkan untuk menjamin kualitas data, menghapus </w:t>
      </w:r>
      <w:r w:rsidR="009776F4" w:rsidRPr="002945F1">
        <w:rPr>
          <w:rFonts w:ascii="Times New Roman" w:hAnsi="Times New Roman" w:cs="Times New Roman"/>
          <w:color w:val="000000"/>
          <w:lang w:val="id-ID"/>
        </w:rPr>
        <w:t>duplikasi</w:t>
      </w:r>
      <w:r w:rsidR="00FA4CB7" w:rsidRPr="002945F1">
        <w:rPr>
          <w:rFonts w:ascii="Times New Roman" w:hAnsi="Times New Roman" w:cs="Times New Roman"/>
          <w:color w:val="000000"/>
          <w:lang w:val="id-ID"/>
        </w:rPr>
        <w:t xml:space="preserve"> dan inkonsistensi pada sumber data, dan mengurangi peluang kesalahan pada pengambilan keputusan</w:t>
      </w:r>
      <w:r w:rsidR="00BD429A" w:rsidRPr="002945F1">
        <w:rPr>
          <w:rFonts w:ascii="Times New Roman" w:hAnsi="Times New Roman" w:cs="Times New Roman"/>
          <w:color w:val="000000"/>
          <w:lang w:val="id-ID"/>
        </w:rPr>
        <w:t xml:space="preserve"> (10)</w:t>
      </w:r>
      <w:r w:rsidR="00FA4CB7" w:rsidRPr="002945F1">
        <w:rPr>
          <w:rFonts w:ascii="Times New Roman" w:hAnsi="Times New Roman" w:cs="Times New Roman"/>
          <w:color w:val="000000"/>
          <w:lang w:val="id-ID"/>
        </w:rPr>
        <w:t>.</w:t>
      </w:r>
      <w:r w:rsidR="001B3EFF" w:rsidRPr="002945F1">
        <w:rPr>
          <w:rFonts w:ascii="Times New Roman" w:hAnsi="Times New Roman" w:cs="Times New Roman"/>
          <w:i/>
          <w:color w:val="000000"/>
          <w:lang w:val="id-ID"/>
        </w:rPr>
        <w:t xml:space="preserve"> </w:t>
      </w:r>
      <w:r w:rsidR="00014F97" w:rsidRPr="002945F1">
        <w:rPr>
          <w:rFonts w:ascii="Times New Roman" w:hAnsi="Times New Roman" w:cs="Times New Roman"/>
          <w:color w:val="000000"/>
          <w:lang w:val="id-ID"/>
        </w:rPr>
        <w:t>Penelitian</w:t>
      </w:r>
      <w:r w:rsidR="00581B74" w:rsidRPr="002945F1">
        <w:rPr>
          <w:rFonts w:ascii="Times New Roman" w:hAnsi="Times New Roman" w:cs="Times New Roman"/>
          <w:color w:val="000000"/>
          <w:lang w:val="id-ID"/>
        </w:rPr>
        <w:t xml:space="preserve"> mengenai</w:t>
      </w:r>
      <w:r w:rsidR="00744812">
        <w:rPr>
          <w:rFonts w:ascii="Times New Roman" w:hAnsi="Times New Roman" w:cs="Times New Roman"/>
          <w:color w:val="000000"/>
          <w:lang w:val="id-ID"/>
        </w:rPr>
        <w:t xml:space="preserve"> pencockokan</w:t>
      </w:r>
      <w:r w:rsidR="00155E8A" w:rsidRPr="002945F1">
        <w:rPr>
          <w:rFonts w:ascii="Times New Roman" w:hAnsi="Times New Roman" w:cs="Times New Roman"/>
          <w:color w:val="000000"/>
          <w:lang w:val="id-ID"/>
        </w:rPr>
        <w:t xml:space="preserve"> data</w:t>
      </w:r>
      <w:r w:rsidR="00415A5D" w:rsidRPr="002945F1">
        <w:rPr>
          <w:rFonts w:ascii="Times New Roman" w:hAnsi="Times New Roman" w:cs="Times New Roman"/>
          <w:color w:val="000000"/>
          <w:lang w:val="id-ID"/>
        </w:rPr>
        <w:t xml:space="preserve"> </w:t>
      </w:r>
      <w:r w:rsidR="00F648C2" w:rsidRPr="002945F1">
        <w:rPr>
          <w:rFonts w:ascii="Times New Roman" w:hAnsi="Times New Roman" w:cs="Times New Roman"/>
          <w:color w:val="000000"/>
          <w:lang w:val="id-ID"/>
        </w:rPr>
        <w:t xml:space="preserve">yang memiliki nilai </w:t>
      </w:r>
      <w:r w:rsidR="00F648C2" w:rsidRPr="002945F1">
        <w:rPr>
          <w:rFonts w:ascii="Times New Roman" w:hAnsi="Times New Roman" w:cs="Times New Roman"/>
          <w:i/>
          <w:color w:val="000000"/>
          <w:lang w:val="id-ID"/>
        </w:rPr>
        <w:t xml:space="preserve">fuzzy </w:t>
      </w:r>
      <w:r w:rsidR="001B34F2" w:rsidRPr="002945F1">
        <w:rPr>
          <w:rFonts w:ascii="Times New Roman" w:hAnsi="Times New Roman" w:cs="Times New Roman"/>
          <w:color w:val="000000"/>
          <w:lang w:val="id-ID"/>
        </w:rPr>
        <w:t xml:space="preserve">dan duplikasi </w:t>
      </w:r>
      <w:r w:rsidR="0062469A" w:rsidRPr="002945F1">
        <w:rPr>
          <w:rFonts w:ascii="Times New Roman" w:hAnsi="Times New Roman" w:cs="Times New Roman"/>
          <w:color w:val="000000"/>
          <w:lang w:val="id-ID"/>
        </w:rPr>
        <w:t>telah banyak dilakukan.</w:t>
      </w:r>
      <w:r w:rsidR="00BD0970" w:rsidRPr="002945F1">
        <w:rPr>
          <w:rFonts w:ascii="Times New Roman" w:hAnsi="Times New Roman" w:cs="Times New Roman"/>
          <w:color w:val="000000"/>
          <w:lang w:val="id-ID"/>
        </w:rPr>
        <w:t xml:space="preserve"> Teknik pembersihan</w:t>
      </w:r>
      <w:r w:rsidR="000C7414" w:rsidRPr="002945F1">
        <w:rPr>
          <w:rFonts w:ascii="Times New Roman" w:hAnsi="Times New Roman" w:cs="Times New Roman"/>
          <w:color w:val="000000"/>
          <w:lang w:val="id-ID"/>
        </w:rPr>
        <w:t xml:space="preserve"> yang dikembangkan</w:t>
      </w:r>
      <w:r w:rsidR="00BD0970" w:rsidRPr="002945F1">
        <w:rPr>
          <w:rFonts w:ascii="Times New Roman" w:hAnsi="Times New Roman" w:cs="Times New Roman"/>
          <w:color w:val="000000"/>
          <w:lang w:val="id-ID"/>
        </w:rPr>
        <w:t xml:space="preserve"> banyak </w:t>
      </w:r>
      <w:r w:rsidR="004B7417" w:rsidRPr="002945F1">
        <w:rPr>
          <w:rFonts w:ascii="Times New Roman" w:hAnsi="Times New Roman" w:cs="Times New Roman"/>
          <w:color w:val="000000"/>
          <w:lang w:val="id-ID"/>
        </w:rPr>
        <w:t xml:space="preserve">mengadopsi </w:t>
      </w:r>
      <w:r w:rsidR="003F1B21" w:rsidRPr="002945F1">
        <w:rPr>
          <w:rFonts w:ascii="Times New Roman" w:hAnsi="Times New Roman" w:cs="Times New Roman"/>
          <w:color w:val="000000"/>
          <w:lang w:val="id-ID"/>
        </w:rPr>
        <w:t xml:space="preserve">atau peningkatan dari </w:t>
      </w:r>
      <w:r w:rsidR="00D34917" w:rsidRPr="002945F1">
        <w:rPr>
          <w:rFonts w:ascii="Times New Roman" w:hAnsi="Times New Roman" w:cs="Times New Roman"/>
          <w:color w:val="000000"/>
          <w:lang w:val="id-ID"/>
        </w:rPr>
        <w:t>algoritma</w:t>
      </w:r>
      <w:r w:rsidR="000056D0" w:rsidRPr="002945F1">
        <w:rPr>
          <w:rFonts w:ascii="Times New Roman" w:hAnsi="Times New Roman" w:cs="Times New Roman"/>
          <w:color w:val="000000"/>
          <w:lang w:val="id-ID"/>
        </w:rPr>
        <w:t xml:space="preserve"> </w:t>
      </w:r>
      <w:r w:rsidR="000056D0" w:rsidRPr="002945F1">
        <w:rPr>
          <w:rFonts w:ascii="Times New Roman" w:hAnsi="Times New Roman" w:cs="Times New Roman"/>
          <w:i/>
          <w:color w:val="000000"/>
          <w:lang w:val="id-ID"/>
        </w:rPr>
        <w:t>f</w:t>
      </w:r>
      <w:r w:rsidR="004B7417" w:rsidRPr="002945F1">
        <w:rPr>
          <w:rFonts w:ascii="Times New Roman" w:hAnsi="Times New Roman" w:cs="Times New Roman"/>
          <w:i/>
          <w:color w:val="000000"/>
          <w:lang w:val="id-ID"/>
        </w:rPr>
        <w:t>uzzy clustering.</w:t>
      </w:r>
      <w:r w:rsidR="0066158D" w:rsidRPr="002945F1">
        <w:rPr>
          <w:rFonts w:ascii="Times New Roman" w:hAnsi="Times New Roman" w:cs="Times New Roman"/>
          <w:color w:val="000000"/>
          <w:lang w:val="id-ID"/>
        </w:rPr>
        <w:t xml:space="preserve"> </w:t>
      </w:r>
      <w:r w:rsidR="00225719" w:rsidRPr="002945F1">
        <w:rPr>
          <w:rFonts w:ascii="Times New Roman" w:hAnsi="Times New Roman" w:cs="Times New Roman"/>
          <w:color w:val="000000"/>
          <w:lang w:val="id-ID"/>
        </w:rPr>
        <w:t>Salah satu algoritma</w:t>
      </w:r>
      <w:r w:rsidR="000056D0" w:rsidRPr="002945F1">
        <w:rPr>
          <w:rFonts w:ascii="Times New Roman" w:hAnsi="Times New Roman" w:cs="Times New Roman"/>
          <w:color w:val="000000"/>
          <w:lang w:val="id-ID"/>
        </w:rPr>
        <w:t xml:space="preserve"> </w:t>
      </w:r>
      <w:r w:rsidR="00607EDE" w:rsidRPr="002945F1">
        <w:rPr>
          <w:rFonts w:ascii="Times New Roman" w:hAnsi="Times New Roman" w:cs="Times New Roman"/>
          <w:i/>
          <w:color w:val="000000"/>
          <w:lang w:val="id-ID"/>
        </w:rPr>
        <w:t>fuzzy clutering</w:t>
      </w:r>
      <w:r w:rsidR="00607EDE" w:rsidRPr="002945F1">
        <w:rPr>
          <w:rFonts w:ascii="Times New Roman" w:hAnsi="Times New Roman" w:cs="Times New Roman"/>
          <w:color w:val="000000"/>
          <w:lang w:val="id-ID"/>
        </w:rPr>
        <w:t xml:space="preserve"> yang banyak digunakan adalah</w:t>
      </w:r>
      <w:r w:rsidR="0041113A" w:rsidRPr="002945F1">
        <w:rPr>
          <w:rFonts w:ascii="Times New Roman" w:hAnsi="Times New Roman" w:cs="Times New Roman"/>
          <w:color w:val="000000"/>
          <w:lang w:val="id-ID"/>
        </w:rPr>
        <w:t xml:space="preserve"> algoritma</w:t>
      </w:r>
      <w:r w:rsidR="00B67D97" w:rsidRPr="002945F1">
        <w:rPr>
          <w:rFonts w:ascii="Times New Roman" w:hAnsi="Times New Roman" w:cs="Times New Roman"/>
          <w:color w:val="000000"/>
          <w:lang w:val="id-ID"/>
        </w:rPr>
        <w:t xml:space="preserve"> Fuzzy C-Means (FCM)</w:t>
      </w:r>
      <w:r w:rsidR="00BF0327" w:rsidRPr="002945F1">
        <w:rPr>
          <w:rFonts w:ascii="Times New Roman" w:hAnsi="Times New Roman" w:cs="Times New Roman"/>
          <w:color w:val="000000"/>
          <w:lang w:val="id-ID"/>
        </w:rPr>
        <w:t>. Algoritma</w:t>
      </w:r>
      <w:r w:rsidR="0066158D" w:rsidRPr="002945F1">
        <w:rPr>
          <w:rFonts w:ascii="Times New Roman" w:hAnsi="Times New Roman" w:cs="Times New Roman"/>
          <w:color w:val="000000"/>
          <w:lang w:val="id-ID"/>
        </w:rPr>
        <w:t xml:space="preserve"> FCM </w:t>
      </w:r>
      <w:r w:rsidR="00D82B24" w:rsidRPr="002945F1">
        <w:rPr>
          <w:rFonts w:ascii="Times New Roman" w:hAnsi="Times New Roman" w:cs="Times New Roman"/>
          <w:color w:val="000000"/>
          <w:lang w:val="id-ID"/>
        </w:rPr>
        <w:t>dapat membagi sebuah himpunan</w:t>
      </w:r>
      <w:r w:rsidR="002A4841" w:rsidRPr="002945F1">
        <w:rPr>
          <w:rFonts w:ascii="Times New Roman" w:hAnsi="Times New Roman" w:cs="Times New Roman"/>
          <w:color w:val="000000"/>
          <w:lang w:val="id-ID"/>
        </w:rPr>
        <w:t xml:space="preserve"> terbatas dari </w:t>
      </w:r>
      <w:r w:rsidR="00CF3FAB" w:rsidRPr="002945F1">
        <w:rPr>
          <w:rFonts w:ascii="Times New Roman" w:hAnsi="Times New Roman" w:cs="Times New Roman"/>
          <w:color w:val="000000"/>
          <w:lang w:val="id-ID"/>
        </w:rPr>
        <w:t>n elemen ke dalam sebuah himpunan</w:t>
      </w:r>
      <w:r w:rsidR="002A4841" w:rsidRPr="002945F1">
        <w:rPr>
          <w:rFonts w:ascii="Times New Roman" w:hAnsi="Times New Roman" w:cs="Times New Roman"/>
          <w:color w:val="000000"/>
          <w:lang w:val="id-ID"/>
        </w:rPr>
        <w:t xml:space="preserve"> dari c kelompok </w:t>
      </w:r>
      <w:r w:rsidR="002A4841" w:rsidRPr="002945F1">
        <w:rPr>
          <w:rFonts w:ascii="Times New Roman" w:hAnsi="Times New Roman" w:cs="Times New Roman"/>
          <w:i/>
          <w:color w:val="000000"/>
          <w:lang w:val="id-ID"/>
        </w:rPr>
        <w:t>fuzzy</w:t>
      </w:r>
      <w:r w:rsidR="002A4841" w:rsidRPr="002945F1">
        <w:rPr>
          <w:rFonts w:ascii="Times New Roman" w:hAnsi="Times New Roman" w:cs="Times New Roman"/>
          <w:color w:val="000000"/>
          <w:lang w:val="id-ID"/>
        </w:rPr>
        <w:t xml:space="preserve"> dengan </w:t>
      </w:r>
      <w:r w:rsidR="00896A77" w:rsidRPr="002945F1">
        <w:rPr>
          <w:rFonts w:ascii="Times New Roman" w:hAnsi="Times New Roman" w:cs="Times New Roman"/>
          <w:color w:val="000000"/>
          <w:lang w:val="id-ID"/>
        </w:rPr>
        <w:t>memberikan beberapa kriteria.</w:t>
      </w:r>
      <w:r w:rsidR="00847A39" w:rsidRPr="002945F1">
        <w:rPr>
          <w:rFonts w:ascii="Times New Roman" w:hAnsi="Times New Roman" w:cs="Times New Roman"/>
          <w:color w:val="000000"/>
          <w:lang w:val="id-ID"/>
        </w:rPr>
        <w:t xml:space="preserve"> </w:t>
      </w:r>
    </w:p>
    <w:p w14:paraId="25CA1CBB" w14:textId="63A46E7B" w:rsidR="002533B9" w:rsidRPr="002945F1" w:rsidRDefault="00847A39" w:rsidP="00912ED1">
      <w:pPr>
        <w:widowControl w:val="0"/>
        <w:autoSpaceDE w:val="0"/>
        <w:autoSpaceDN w:val="0"/>
        <w:adjustRightInd w:val="0"/>
        <w:spacing w:after="240" w:line="340" w:lineRule="atLeast"/>
        <w:ind w:firstLine="426"/>
        <w:jc w:val="both"/>
        <w:rPr>
          <w:rFonts w:ascii="Times New Roman" w:hAnsi="Times New Roman" w:cs="Times New Roman"/>
          <w:color w:val="000000"/>
          <w:lang w:val="id-ID"/>
        </w:rPr>
      </w:pPr>
      <w:r w:rsidRPr="002945F1">
        <w:rPr>
          <w:rFonts w:ascii="Times New Roman" w:hAnsi="Times New Roman" w:cs="Times New Roman"/>
          <w:color w:val="000000"/>
          <w:lang w:val="id-ID"/>
        </w:rPr>
        <w:t xml:space="preserve">Guo </w:t>
      </w:r>
      <w:r w:rsidRPr="002945F1">
        <w:rPr>
          <w:rFonts w:ascii="Times New Roman" w:hAnsi="Times New Roman" w:cs="Times New Roman"/>
          <w:i/>
          <w:color w:val="000000"/>
          <w:lang w:val="id-ID"/>
        </w:rPr>
        <w:t>et all</w:t>
      </w:r>
      <w:r w:rsidRPr="002945F1">
        <w:rPr>
          <w:rFonts w:ascii="Times New Roman" w:hAnsi="Times New Roman" w:cs="Times New Roman"/>
          <w:color w:val="000000"/>
          <w:lang w:val="id-ID"/>
        </w:rPr>
        <w:t xml:space="preserve"> </w:t>
      </w:r>
      <w:r w:rsidR="00161B3C" w:rsidRPr="002945F1">
        <w:rPr>
          <w:rFonts w:ascii="Times New Roman" w:hAnsi="Times New Roman" w:cs="Times New Roman"/>
          <w:color w:val="000000"/>
          <w:lang w:val="id-ID"/>
        </w:rPr>
        <w:t>(2012)</w:t>
      </w:r>
      <w:r w:rsidR="00B10168" w:rsidRPr="002945F1">
        <w:rPr>
          <w:rFonts w:ascii="Times New Roman" w:hAnsi="Times New Roman" w:cs="Times New Roman"/>
          <w:color w:val="000000"/>
          <w:lang w:val="id-ID"/>
        </w:rPr>
        <w:t xml:space="preserve"> </w:t>
      </w:r>
      <w:r w:rsidR="00E91DAC" w:rsidRPr="002945F1">
        <w:rPr>
          <w:rFonts w:ascii="Times New Roman" w:hAnsi="Times New Roman" w:cs="Times New Roman"/>
          <w:color w:val="000000"/>
          <w:lang w:val="id-ID"/>
        </w:rPr>
        <w:t>mengadopsi</w:t>
      </w:r>
      <w:r w:rsidR="008B59C9" w:rsidRPr="002945F1">
        <w:rPr>
          <w:rFonts w:ascii="Times New Roman" w:hAnsi="Times New Roman" w:cs="Times New Roman"/>
          <w:color w:val="000000"/>
          <w:lang w:val="id-ID"/>
        </w:rPr>
        <w:t xml:space="preserve"> teknik</w:t>
      </w:r>
      <w:r w:rsidRPr="002945F1">
        <w:rPr>
          <w:rFonts w:ascii="Times New Roman" w:hAnsi="Times New Roman" w:cs="Times New Roman"/>
          <w:color w:val="000000"/>
          <w:lang w:val="id-ID"/>
        </w:rPr>
        <w:t xml:space="preserve"> </w:t>
      </w:r>
      <w:r w:rsidRPr="002945F1">
        <w:rPr>
          <w:rFonts w:ascii="Times New Roman" w:hAnsi="Times New Roman" w:cs="Times New Roman"/>
          <w:i/>
          <w:color w:val="000000"/>
          <w:lang w:val="id-ID"/>
        </w:rPr>
        <w:t>fuzzy</w:t>
      </w:r>
      <w:r w:rsidR="0072274A" w:rsidRPr="002945F1">
        <w:rPr>
          <w:rFonts w:ascii="Times New Roman" w:hAnsi="Times New Roman" w:cs="Times New Roman"/>
          <w:i/>
          <w:color w:val="000000"/>
          <w:lang w:val="id-ID"/>
        </w:rPr>
        <w:t xml:space="preserve"> c-means</w:t>
      </w:r>
      <w:r w:rsidRPr="002945F1">
        <w:rPr>
          <w:rFonts w:ascii="Times New Roman" w:hAnsi="Times New Roman" w:cs="Times New Roman"/>
          <w:i/>
          <w:color w:val="000000"/>
          <w:lang w:val="id-ID"/>
        </w:rPr>
        <w:t xml:space="preserve"> clustering</w:t>
      </w:r>
      <w:r w:rsidR="00E91DAC" w:rsidRPr="002945F1">
        <w:rPr>
          <w:rFonts w:ascii="Times New Roman" w:hAnsi="Times New Roman" w:cs="Times New Roman"/>
          <w:color w:val="000000"/>
          <w:lang w:val="id-ID"/>
        </w:rPr>
        <w:t xml:space="preserve"> dikombinasika</w:t>
      </w:r>
      <w:r w:rsidR="00930E21" w:rsidRPr="002945F1">
        <w:rPr>
          <w:rFonts w:ascii="Times New Roman" w:hAnsi="Times New Roman" w:cs="Times New Roman"/>
          <w:color w:val="000000"/>
          <w:lang w:val="id-ID"/>
        </w:rPr>
        <w:t xml:space="preserve">n dengan jarak Levenshtein </w:t>
      </w:r>
      <w:r w:rsidR="001969BF" w:rsidRPr="002945F1">
        <w:rPr>
          <w:rFonts w:ascii="Times New Roman" w:hAnsi="Times New Roman" w:cs="Times New Roman"/>
          <w:color w:val="000000"/>
          <w:lang w:val="id-ID"/>
        </w:rPr>
        <w:t xml:space="preserve">untuk </w:t>
      </w:r>
      <w:r w:rsidR="00930E21" w:rsidRPr="002945F1">
        <w:rPr>
          <w:rFonts w:ascii="Times New Roman" w:hAnsi="Times New Roman" w:cs="Times New Roman"/>
          <w:color w:val="000000"/>
          <w:lang w:val="id-ID"/>
        </w:rPr>
        <w:t>melakukan</w:t>
      </w:r>
      <w:r w:rsidR="00E91DAC" w:rsidRPr="002945F1">
        <w:rPr>
          <w:rFonts w:ascii="Times New Roman" w:hAnsi="Times New Roman" w:cs="Times New Roman"/>
          <w:color w:val="000000"/>
          <w:lang w:val="id-ID"/>
        </w:rPr>
        <w:t xml:space="preserve"> pembersihan duplikasi data.</w:t>
      </w:r>
      <w:r w:rsidR="0041517C" w:rsidRPr="002945F1">
        <w:rPr>
          <w:rFonts w:ascii="Times New Roman" w:hAnsi="Times New Roman" w:cs="Times New Roman"/>
          <w:color w:val="000000"/>
          <w:lang w:val="id-ID"/>
        </w:rPr>
        <w:t xml:space="preserve"> Tek</w:t>
      </w:r>
      <w:r w:rsidR="004F4B69" w:rsidRPr="002945F1">
        <w:rPr>
          <w:rFonts w:ascii="Times New Roman" w:hAnsi="Times New Roman" w:cs="Times New Roman"/>
          <w:color w:val="000000"/>
          <w:lang w:val="id-ID"/>
        </w:rPr>
        <w:t xml:space="preserve">nik tersebut secara akurat dan cepat dapat </w:t>
      </w:r>
      <w:r w:rsidR="0072095C" w:rsidRPr="002945F1">
        <w:rPr>
          <w:rFonts w:ascii="Times New Roman" w:hAnsi="Times New Roman" w:cs="Times New Roman"/>
          <w:color w:val="000000"/>
          <w:lang w:val="id-ID"/>
        </w:rPr>
        <w:t>mendeteksi</w:t>
      </w:r>
      <w:r w:rsidR="004F4B69" w:rsidRPr="002945F1">
        <w:rPr>
          <w:rFonts w:ascii="Times New Roman" w:hAnsi="Times New Roman" w:cs="Times New Roman"/>
          <w:color w:val="000000"/>
          <w:lang w:val="id-ID"/>
        </w:rPr>
        <w:t xml:space="preserve"> dan menghilangkan duplikasi data</w:t>
      </w:r>
      <w:r w:rsidR="008077A7" w:rsidRPr="002945F1">
        <w:rPr>
          <w:rFonts w:ascii="Times New Roman" w:hAnsi="Times New Roman" w:cs="Times New Roman"/>
          <w:color w:val="000000"/>
          <w:lang w:val="id-ID"/>
        </w:rPr>
        <w:t>.</w:t>
      </w:r>
      <w:r w:rsidR="004F4B69" w:rsidRPr="002945F1">
        <w:rPr>
          <w:rFonts w:ascii="Times New Roman" w:hAnsi="Times New Roman" w:cs="Times New Roman"/>
          <w:color w:val="000000"/>
          <w:lang w:val="id-ID"/>
        </w:rPr>
        <w:t xml:space="preserve"> </w:t>
      </w:r>
      <w:r w:rsidR="004F4B69" w:rsidRPr="002945F1">
        <w:rPr>
          <w:rFonts w:ascii="Times New Roman" w:hAnsi="Times New Roman" w:cs="Times New Roman"/>
          <w:i/>
          <w:color w:val="000000"/>
          <w:lang w:val="id-ID"/>
        </w:rPr>
        <w:t>R</w:t>
      </w:r>
      <w:r w:rsidR="00BC589D" w:rsidRPr="002945F1">
        <w:rPr>
          <w:rFonts w:ascii="Times New Roman" w:hAnsi="Times New Roman" w:cs="Times New Roman"/>
          <w:i/>
          <w:color w:val="000000"/>
          <w:lang w:val="id-ID"/>
        </w:rPr>
        <w:t>ecall</w:t>
      </w:r>
      <w:r w:rsidR="007A0527" w:rsidRPr="002945F1">
        <w:rPr>
          <w:rFonts w:ascii="Times New Roman" w:hAnsi="Times New Roman" w:cs="Times New Roman"/>
          <w:color w:val="000000"/>
          <w:lang w:val="id-ID"/>
        </w:rPr>
        <w:t xml:space="preserve"> dan </w:t>
      </w:r>
      <w:r w:rsidR="007A0527" w:rsidRPr="002945F1">
        <w:rPr>
          <w:rFonts w:ascii="Times New Roman" w:hAnsi="Times New Roman" w:cs="Times New Roman"/>
          <w:i/>
          <w:color w:val="000000"/>
          <w:lang w:val="id-ID"/>
        </w:rPr>
        <w:t>precision</w:t>
      </w:r>
      <w:r w:rsidR="00353CF5" w:rsidRPr="002945F1">
        <w:rPr>
          <w:rFonts w:ascii="Times New Roman" w:hAnsi="Times New Roman" w:cs="Times New Roman"/>
          <w:color w:val="000000"/>
          <w:lang w:val="id-ID"/>
        </w:rPr>
        <w:t xml:space="preserve"> deteksi</w:t>
      </w:r>
      <w:r w:rsidR="003906E3" w:rsidRPr="002945F1">
        <w:rPr>
          <w:rFonts w:ascii="Times New Roman" w:hAnsi="Times New Roman" w:cs="Times New Roman"/>
          <w:color w:val="000000"/>
          <w:lang w:val="id-ID"/>
        </w:rPr>
        <w:t xml:space="preserve"> </w:t>
      </w:r>
      <w:r w:rsidR="00A5457A" w:rsidRPr="002945F1">
        <w:rPr>
          <w:rFonts w:ascii="Times New Roman" w:hAnsi="Times New Roman" w:cs="Times New Roman"/>
          <w:color w:val="000000"/>
          <w:lang w:val="id-ID"/>
        </w:rPr>
        <w:t xml:space="preserve">duplikasi data </w:t>
      </w:r>
      <w:r w:rsidR="007D7BD9" w:rsidRPr="002945F1">
        <w:rPr>
          <w:rFonts w:ascii="Times New Roman" w:hAnsi="Times New Roman" w:cs="Times New Roman"/>
          <w:color w:val="000000"/>
          <w:lang w:val="id-ID"/>
        </w:rPr>
        <w:t xml:space="preserve">lebih baik </w:t>
      </w:r>
      <w:r w:rsidR="00DB2B10" w:rsidRPr="002945F1">
        <w:rPr>
          <w:rFonts w:ascii="Times New Roman" w:hAnsi="Times New Roman" w:cs="Times New Roman"/>
          <w:color w:val="000000"/>
          <w:lang w:val="id-ID"/>
        </w:rPr>
        <w:t>di</w:t>
      </w:r>
      <w:r w:rsidR="00A724E0" w:rsidRPr="002945F1">
        <w:rPr>
          <w:rFonts w:ascii="Times New Roman" w:hAnsi="Times New Roman" w:cs="Times New Roman"/>
          <w:color w:val="000000"/>
          <w:lang w:val="id-ID"/>
        </w:rPr>
        <w:t>banding metode pembersihan data yang lain</w:t>
      </w:r>
      <w:r w:rsidR="00507CD4" w:rsidRPr="002945F1">
        <w:rPr>
          <w:rFonts w:ascii="Times New Roman" w:hAnsi="Times New Roman" w:cs="Times New Roman"/>
          <w:color w:val="000000"/>
          <w:lang w:val="id-ID"/>
        </w:rPr>
        <w:t>.</w:t>
      </w:r>
      <w:r w:rsidR="00A7749E" w:rsidRPr="002945F1">
        <w:rPr>
          <w:rFonts w:ascii="Times New Roman" w:hAnsi="Times New Roman" w:cs="Times New Roman"/>
          <w:color w:val="000000"/>
          <w:lang w:val="id-ID"/>
        </w:rPr>
        <w:t xml:space="preserve"> </w:t>
      </w:r>
    </w:p>
    <w:p w14:paraId="06176F88" w14:textId="7A04C8EE" w:rsidR="0003757F" w:rsidRPr="002945F1" w:rsidRDefault="00315AE6" w:rsidP="008D6A04">
      <w:pPr>
        <w:widowControl w:val="0"/>
        <w:autoSpaceDE w:val="0"/>
        <w:autoSpaceDN w:val="0"/>
        <w:adjustRightInd w:val="0"/>
        <w:spacing w:after="240" w:line="340" w:lineRule="atLeast"/>
        <w:ind w:firstLine="425"/>
        <w:jc w:val="both"/>
        <w:rPr>
          <w:rFonts w:ascii="Times New Roman" w:hAnsi="Times New Roman" w:cs="Times New Roman"/>
          <w:color w:val="000000"/>
          <w:lang w:val="id-ID"/>
        </w:rPr>
      </w:pPr>
      <w:r w:rsidRPr="002945F1">
        <w:rPr>
          <w:rFonts w:ascii="Times New Roman" w:hAnsi="Times New Roman" w:cs="Times New Roman"/>
          <w:color w:val="000000"/>
          <w:lang w:val="id-ID"/>
        </w:rPr>
        <w:lastRenderedPageBreak/>
        <w:t>Di samping itu,</w:t>
      </w:r>
      <w:r w:rsidR="001D3228" w:rsidRPr="002945F1">
        <w:rPr>
          <w:rFonts w:ascii="Times New Roman" w:hAnsi="Times New Roman" w:cs="Times New Roman"/>
          <w:color w:val="000000"/>
          <w:lang w:val="id-ID"/>
        </w:rPr>
        <w:t xml:space="preserve"> untuk menangani Big Data,</w:t>
      </w:r>
      <w:r w:rsidRPr="002945F1">
        <w:rPr>
          <w:rFonts w:ascii="Times New Roman" w:hAnsi="Times New Roman" w:cs="Times New Roman"/>
          <w:color w:val="000000"/>
          <w:lang w:val="id-ID"/>
        </w:rPr>
        <w:t xml:space="preserve"> Prabha et all (2014) </w:t>
      </w:r>
      <w:r w:rsidR="005276CC" w:rsidRPr="002945F1">
        <w:rPr>
          <w:rFonts w:ascii="Times New Roman" w:hAnsi="Times New Roman" w:cs="Times New Roman"/>
          <w:color w:val="000000"/>
          <w:lang w:val="id-ID"/>
        </w:rPr>
        <w:t xml:space="preserve">berhasil </w:t>
      </w:r>
      <w:r w:rsidR="009063B0" w:rsidRPr="002945F1">
        <w:rPr>
          <w:rFonts w:ascii="Times New Roman" w:hAnsi="Times New Roman" w:cs="Times New Roman"/>
          <w:color w:val="000000"/>
          <w:lang w:val="id-ID"/>
        </w:rPr>
        <w:t>melakukan reduksi data menggunakan</w:t>
      </w:r>
      <w:r w:rsidR="0027174C" w:rsidRPr="002945F1">
        <w:rPr>
          <w:rFonts w:ascii="Times New Roman" w:hAnsi="Times New Roman" w:cs="Times New Roman"/>
          <w:color w:val="000000"/>
          <w:lang w:val="id-ID"/>
        </w:rPr>
        <w:t xml:space="preserve"> teknik pen</w:t>
      </w:r>
      <w:r w:rsidR="0003757F" w:rsidRPr="002945F1">
        <w:rPr>
          <w:rFonts w:ascii="Times New Roman" w:hAnsi="Times New Roman" w:cs="Times New Roman"/>
          <w:color w:val="000000"/>
          <w:lang w:val="id-ID"/>
        </w:rPr>
        <w:t>ingkatan dari</w:t>
      </w:r>
      <w:r w:rsidR="009063B0" w:rsidRPr="002945F1">
        <w:rPr>
          <w:rFonts w:ascii="Times New Roman" w:hAnsi="Times New Roman" w:cs="Times New Roman"/>
          <w:color w:val="000000"/>
          <w:lang w:val="id-ID"/>
        </w:rPr>
        <w:t xml:space="preserve"> </w:t>
      </w:r>
      <w:r w:rsidR="001D3228" w:rsidRPr="002945F1">
        <w:rPr>
          <w:rFonts w:ascii="Times New Roman" w:hAnsi="Times New Roman" w:cs="Times New Roman"/>
          <w:color w:val="000000"/>
          <w:lang w:val="id-ID"/>
        </w:rPr>
        <w:t>Fuzzy Clustering</w:t>
      </w:r>
      <w:r w:rsidR="00C612A6" w:rsidRPr="002945F1">
        <w:rPr>
          <w:rFonts w:ascii="Times New Roman" w:hAnsi="Times New Roman" w:cs="Times New Roman"/>
          <w:color w:val="000000"/>
          <w:lang w:val="id-ID"/>
        </w:rPr>
        <w:t>, yaitu</w:t>
      </w:r>
      <w:r w:rsidR="0070411B" w:rsidRPr="002945F1">
        <w:rPr>
          <w:rFonts w:ascii="Times New Roman" w:hAnsi="Times New Roman" w:cs="Times New Roman"/>
          <w:color w:val="000000"/>
          <w:lang w:val="id-ID"/>
        </w:rPr>
        <w:t xml:space="preserve"> </w:t>
      </w:r>
      <w:r w:rsidR="0003757F" w:rsidRPr="002945F1">
        <w:rPr>
          <w:rFonts w:ascii="Times New Roman" w:hAnsi="Times New Roman" w:cs="Times New Roman"/>
          <w:i/>
          <w:color w:val="000000"/>
          <w:lang w:val="id-ID"/>
        </w:rPr>
        <w:t>Incremental Weighted Fuzzy C-Means</w:t>
      </w:r>
      <w:r w:rsidR="0070411B" w:rsidRPr="002945F1">
        <w:rPr>
          <w:rFonts w:ascii="Times New Roman" w:hAnsi="Times New Roman" w:cs="Times New Roman"/>
          <w:color w:val="000000"/>
          <w:lang w:val="id-ID"/>
        </w:rPr>
        <w:t xml:space="preserve"> </w:t>
      </w:r>
      <w:r w:rsidR="0003757F" w:rsidRPr="002945F1">
        <w:rPr>
          <w:rFonts w:ascii="Times New Roman" w:hAnsi="Times New Roman" w:cs="Times New Roman"/>
          <w:color w:val="000000"/>
          <w:lang w:val="id-ID"/>
        </w:rPr>
        <w:t>(IWFCM)</w:t>
      </w:r>
      <w:r w:rsidR="009D672C" w:rsidRPr="002945F1">
        <w:rPr>
          <w:rFonts w:ascii="Times New Roman" w:hAnsi="Times New Roman" w:cs="Times New Roman"/>
          <w:color w:val="000000"/>
          <w:lang w:val="id-ID"/>
        </w:rPr>
        <w:t>. IWFCM</w:t>
      </w:r>
      <w:r w:rsidR="001F1911" w:rsidRPr="002945F1">
        <w:rPr>
          <w:rFonts w:ascii="Times New Roman" w:hAnsi="Times New Roman" w:cs="Times New Roman"/>
          <w:color w:val="000000"/>
          <w:lang w:val="id-ID"/>
        </w:rPr>
        <w:t xml:space="preserve"> </w:t>
      </w:r>
      <w:r w:rsidR="00573D98" w:rsidRPr="002945F1">
        <w:rPr>
          <w:rFonts w:ascii="Times New Roman" w:hAnsi="Times New Roman" w:cs="Times New Roman"/>
          <w:color w:val="000000"/>
          <w:lang w:val="id-ID"/>
        </w:rPr>
        <w:t>memasukkan</w:t>
      </w:r>
      <w:r w:rsidR="0070411B" w:rsidRPr="002945F1">
        <w:rPr>
          <w:rFonts w:ascii="Times New Roman" w:hAnsi="Times New Roman" w:cs="Times New Roman"/>
          <w:color w:val="000000"/>
          <w:lang w:val="id-ID"/>
        </w:rPr>
        <w:t xml:space="preserve"> bobot </w:t>
      </w:r>
      <w:r w:rsidR="00881E8E" w:rsidRPr="002945F1">
        <w:rPr>
          <w:rFonts w:ascii="Times New Roman" w:hAnsi="Times New Roman" w:cs="Times New Roman"/>
          <w:color w:val="000000"/>
          <w:lang w:val="id-ID"/>
        </w:rPr>
        <w:t xml:space="preserve">sebagai </w:t>
      </w:r>
      <w:r w:rsidR="003B4229" w:rsidRPr="002945F1">
        <w:rPr>
          <w:rFonts w:ascii="Times New Roman" w:hAnsi="Times New Roman" w:cs="Times New Roman"/>
          <w:color w:val="000000"/>
          <w:lang w:val="id-ID"/>
        </w:rPr>
        <w:t>parameter</w:t>
      </w:r>
      <w:r w:rsidR="00881E8E" w:rsidRPr="002945F1">
        <w:rPr>
          <w:rFonts w:ascii="Times New Roman" w:hAnsi="Times New Roman" w:cs="Times New Roman"/>
          <w:color w:val="000000"/>
          <w:lang w:val="id-ID"/>
        </w:rPr>
        <w:t xml:space="preserve"> </w:t>
      </w:r>
      <w:r w:rsidR="007C0132" w:rsidRPr="002945F1">
        <w:rPr>
          <w:rFonts w:ascii="Times New Roman" w:hAnsi="Times New Roman" w:cs="Times New Roman"/>
          <w:color w:val="000000"/>
          <w:lang w:val="id-ID"/>
        </w:rPr>
        <w:t>yang menggambarkan pengaruh</w:t>
      </w:r>
      <w:r w:rsidR="0070411B" w:rsidRPr="002945F1">
        <w:rPr>
          <w:rFonts w:ascii="Times New Roman" w:hAnsi="Times New Roman" w:cs="Times New Roman"/>
          <w:color w:val="000000"/>
          <w:lang w:val="id-ID"/>
        </w:rPr>
        <w:t xml:space="preserve"> masing-masing obyek di dalam </w:t>
      </w:r>
      <w:r w:rsidR="0070411B" w:rsidRPr="002945F1">
        <w:rPr>
          <w:rFonts w:ascii="Times New Roman" w:hAnsi="Times New Roman" w:cs="Times New Roman"/>
          <w:i/>
          <w:color w:val="000000"/>
          <w:lang w:val="id-ID"/>
        </w:rPr>
        <w:t>cluster.</w:t>
      </w:r>
      <w:r w:rsidR="0070411B" w:rsidRPr="002945F1">
        <w:rPr>
          <w:rFonts w:ascii="Times New Roman" w:hAnsi="Times New Roman" w:cs="Times New Roman"/>
          <w:color w:val="000000"/>
          <w:lang w:val="id-ID"/>
        </w:rPr>
        <w:t xml:space="preserve"> </w:t>
      </w:r>
      <w:r w:rsidR="00136EF5" w:rsidRPr="002945F1">
        <w:rPr>
          <w:rFonts w:ascii="Times New Roman" w:hAnsi="Times New Roman" w:cs="Times New Roman"/>
          <w:color w:val="000000"/>
          <w:lang w:val="id-ID"/>
        </w:rPr>
        <w:t xml:space="preserve">IWFCM diterapkan pada </w:t>
      </w:r>
      <w:r w:rsidR="0003757F" w:rsidRPr="002945F1">
        <w:rPr>
          <w:rFonts w:ascii="Times New Roman" w:hAnsi="Times New Roman" w:cs="Times New Roman"/>
          <w:i/>
          <w:color w:val="000000"/>
          <w:lang w:val="id-ID"/>
        </w:rPr>
        <w:t>e-book dataset</w:t>
      </w:r>
      <w:r w:rsidR="00136EF5" w:rsidRPr="002945F1">
        <w:rPr>
          <w:rFonts w:ascii="Times New Roman" w:hAnsi="Times New Roman" w:cs="Times New Roman"/>
          <w:color w:val="000000"/>
          <w:lang w:val="id-ID"/>
        </w:rPr>
        <w:t>.</w:t>
      </w:r>
      <w:r w:rsidR="0003757F" w:rsidRPr="002945F1">
        <w:rPr>
          <w:rFonts w:ascii="Times New Roman" w:hAnsi="Times New Roman" w:cs="Times New Roman"/>
          <w:color w:val="000000"/>
          <w:lang w:val="id-ID"/>
        </w:rPr>
        <w:t xml:space="preserve"> </w:t>
      </w:r>
      <w:r w:rsidR="00772120" w:rsidRPr="002945F1">
        <w:rPr>
          <w:rFonts w:ascii="Times New Roman" w:hAnsi="Times New Roman" w:cs="Times New Roman"/>
          <w:color w:val="000000"/>
          <w:lang w:val="id-ID"/>
        </w:rPr>
        <w:t>Dataset</w:t>
      </w:r>
      <w:r w:rsidR="009427B0" w:rsidRPr="002945F1">
        <w:rPr>
          <w:rFonts w:ascii="Times New Roman" w:hAnsi="Times New Roman" w:cs="Times New Roman"/>
          <w:color w:val="000000"/>
          <w:lang w:val="id-ID"/>
        </w:rPr>
        <w:t xml:space="preserve"> tersebut</w:t>
      </w:r>
      <w:r w:rsidR="00772120" w:rsidRPr="002945F1">
        <w:rPr>
          <w:rFonts w:ascii="Times New Roman" w:hAnsi="Times New Roman" w:cs="Times New Roman"/>
          <w:color w:val="000000"/>
          <w:lang w:val="id-ID"/>
        </w:rPr>
        <w:t xml:space="preserve"> diolah menggunakan lingkungan Hadoop</w:t>
      </w:r>
      <w:r w:rsidR="00BA164D" w:rsidRPr="002945F1">
        <w:rPr>
          <w:rFonts w:ascii="Times New Roman" w:hAnsi="Times New Roman" w:cs="Times New Roman"/>
          <w:color w:val="000000"/>
          <w:lang w:val="id-ID"/>
        </w:rPr>
        <w:t xml:space="preserve"> dengan </w:t>
      </w:r>
      <w:r w:rsidR="00BA164D" w:rsidRPr="002945F1">
        <w:rPr>
          <w:rFonts w:ascii="Times New Roman" w:hAnsi="Times New Roman" w:cs="Times New Roman"/>
          <w:i/>
          <w:color w:val="000000"/>
          <w:lang w:val="id-ID"/>
        </w:rPr>
        <w:t>m</w:t>
      </w:r>
      <w:r w:rsidR="00B03D31" w:rsidRPr="002945F1">
        <w:rPr>
          <w:rFonts w:ascii="Times New Roman" w:hAnsi="Times New Roman" w:cs="Times New Roman"/>
          <w:i/>
          <w:color w:val="000000"/>
          <w:lang w:val="id-ID"/>
        </w:rPr>
        <w:t>ap reduce framework</w:t>
      </w:r>
      <w:r w:rsidR="00772120" w:rsidRPr="002945F1">
        <w:rPr>
          <w:rFonts w:ascii="Times New Roman" w:hAnsi="Times New Roman" w:cs="Times New Roman"/>
          <w:color w:val="000000"/>
          <w:lang w:val="id-ID"/>
        </w:rPr>
        <w:t>.</w:t>
      </w:r>
      <w:r w:rsidR="0003757F" w:rsidRPr="002945F1">
        <w:rPr>
          <w:rFonts w:ascii="Times New Roman" w:hAnsi="Times New Roman" w:cs="Times New Roman"/>
          <w:color w:val="000000"/>
          <w:lang w:val="id-ID"/>
        </w:rPr>
        <w:t xml:space="preserve"> </w:t>
      </w:r>
      <w:r w:rsidR="0050054C" w:rsidRPr="002945F1">
        <w:rPr>
          <w:rFonts w:ascii="Times New Roman" w:hAnsi="Times New Roman" w:cs="Times New Roman"/>
          <w:color w:val="000000"/>
          <w:lang w:val="id-ID"/>
        </w:rPr>
        <w:t xml:space="preserve"> </w:t>
      </w:r>
      <w:r w:rsidR="0030595A" w:rsidRPr="002945F1">
        <w:rPr>
          <w:rFonts w:ascii="Times New Roman" w:hAnsi="Times New Roman" w:cs="Times New Roman"/>
          <w:color w:val="000000"/>
          <w:lang w:val="id-ID"/>
        </w:rPr>
        <w:t>IWFCM berhasil meng</w:t>
      </w:r>
      <w:r w:rsidR="0050054C" w:rsidRPr="002945F1">
        <w:rPr>
          <w:rFonts w:ascii="Times New Roman" w:hAnsi="Times New Roman" w:cs="Times New Roman"/>
          <w:color w:val="000000"/>
          <w:lang w:val="id-ID"/>
        </w:rPr>
        <w:t xml:space="preserve">hasilkan </w:t>
      </w:r>
      <w:r w:rsidR="0050054C" w:rsidRPr="002945F1">
        <w:rPr>
          <w:rFonts w:ascii="Times New Roman" w:hAnsi="Times New Roman" w:cs="Times New Roman"/>
          <w:i/>
          <w:color w:val="000000"/>
          <w:lang w:val="id-ID"/>
        </w:rPr>
        <w:t>cluster</w:t>
      </w:r>
      <w:r w:rsidR="0050054C" w:rsidRPr="002945F1">
        <w:rPr>
          <w:rFonts w:ascii="Times New Roman" w:hAnsi="Times New Roman" w:cs="Times New Roman"/>
          <w:color w:val="000000"/>
          <w:lang w:val="id-ID"/>
        </w:rPr>
        <w:t xml:space="preserve"> dengan minimum </w:t>
      </w:r>
      <w:r w:rsidR="0050054C" w:rsidRPr="002945F1">
        <w:rPr>
          <w:rFonts w:ascii="Times New Roman" w:hAnsi="Times New Roman" w:cs="Times New Roman"/>
          <w:i/>
          <w:color w:val="000000"/>
          <w:lang w:val="id-ID"/>
        </w:rPr>
        <w:t>run time</w:t>
      </w:r>
      <w:r w:rsidR="0050054C" w:rsidRPr="002945F1">
        <w:rPr>
          <w:rFonts w:ascii="Times New Roman" w:hAnsi="Times New Roman" w:cs="Times New Roman"/>
          <w:color w:val="000000"/>
          <w:lang w:val="id-ID"/>
        </w:rPr>
        <w:t xml:space="preserve"> dan kualitas yang baik.</w:t>
      </w:r>
    </w:p>
    <w:p w14:paraId="50511CE7" w14:textId="6655E500" w:rsidR="004C6198" w:rsidRPr="002945F1" w:rsidRDefault="00501391" w:rsidP="008D6A04">
      <w:pPr>
        <w:widowControl w:val="0"/>
        <w:autoSpaceDE w:val="0"/>
        <w:autoSpaceDN w:val="0"/>
        <w:adjustRightInd w:val="0"/>
        <w:spacing w:after="240" w:line="340" w:lineRule="atLeast"/>
        <w:ind w:firstLine="425"/>
        <w:jc w:val="both"/>
        <w:rPr>
          <w:rFonts w:ascii="Times New Roman" w:hAnsi="Times New Roman" w:cs="Times New Roman"/>
          <w:color w:val="000000"/>
          <w:lang w:val="id-ID"/>
        </w:rPr>
      </w:pPr>
      <w:r w:rsidRPr="002945F1">
        <w:rPr>
          <w:rFonts w:ascii="Times New Roman" w:hAnsi="Times New Roman" w:cs="Times New Roman"/>
          <w:color w:val="000000"/>
          <w:lang w:val="id-ID"/>
        </w:rPr>
        <w:t xml:space="preserve">Enterprise Customer Information Files (E-CIF) </w:t>
      </w:r>
      <w:r w:rsidR="00655894" w:rsidRPr="002945F1">
        <w:rPr>
          <w:rFonts w:ascii="Times New Roman" w:hAnsi="Times New Roman" w:cs="Times New Roman"/>
          <w:color w:val="000000"/>
          <w:lang w:val="id-ID"/>
        </w:rPr>
        <w:t xml:space="preserve">dikembangkan </w:t>
      </w:r>
      <w:r w:rsidR="001C645E" w:rsidRPr="002945F1">
        <w:rPr>
          <w:rFonts w:ascii="Times New Roman" w:hAnsi="Times New Roman" w:cs="Times New Roman"/>
          <w:color w:val="000000"/>
          <w:lang w:val="id-ID"/>
        </w:rPr>
        <w:t xml:space="preserve">oleh BDI </w:t>
      </w:r>
      <w:r w:rsidR="00655894" w:rsidRPr="002945F1">
        <w:rPr>
          <w:rFonts w:ascii="Times New Roman" w:hAnsi="Times New Roman" w:cs="Times New Roman"/>
          <w:color w:val="000000"/>
          <w:lang w:val="id-ID"/>
        </w:rPr>
        <w:t xml:space="preserve">untuk </w:t>
      </w:r>
      <w:r w:rsidR="0003022C" w:rsidRPr="002945F1">
        <w:rPr>
          <w:rFonts w:ascii="Times New Roman" w:hAnsi="Times New Roman" w:cs="Times New Roman"/>
          <w:color w:val="000000"/>
          <w:lang w:val="id-ID"/>
        </w:rPr>
        <w:t xml:space="preserve">menangani </w:t>
      </w:r>
      <w:r w:rsidR="008F3D61" w:rsidRPr="002945F1">
        <w:rPr>
          <w:rFonts w:ascii="Times New Roman" w:hAnsi="Times New Roman" w:cs="Times New Roman"/>
          <w:color w:val="000000"/>
          <w:lang w:val="id-ID"/>
        </w:rPr>
        <w:t>permasalahan</w:t>
      </w:r>
      <w:r w:rsidR="00D416B5" w:rsidRPr="002945F1">
        <w:rPr>
          <w:rFonts w:ascii="Times New Roman" w:hAnsi="Times New Roman" w:cs="Times New Roman"/>
          <w:color w:val="000000"/>
          <w:lang w:val="id-ID"/>
        </w:rPr>
        <w:t xml:space="preserve"> duplikasi data tersebut</w:t>
      </w:r>
      <w:r w:rsidR="0003022C" w:rsidRPr="002945F1">
        <w:rPr>
          <w:rFonts w:ascii="Times New Roman" w:hAnsi="Times New Roman" w:cs="Times New Roman"/>
          <w:color w:val="000000"/>
          <w:lang w:val="id-ID"/>
        </w:rPr>
        <w:t>.</w:t>
      </w:r>
      <w:r w:rsidR="009A62AA" w:rsidRPr="002945F1">
        <w:rPr>
          <w:rFonts w:ascii="Times New Roman" w:hAnsi="Times New Roman" w:cs="Times New Roman"/>
          <w:color w:val="000000"/>
          <w:lang w:val="id-ID"/>
        </w:rPr>
        <w:t xml:space="preserve"> </w:t>
      </w:r>
      <w:r w:rsidR="00B31566" w:rsidRPr="002945F1">
        <w:rPr>
          <w:rFonts w:ascii="Times New Roman" w:hAnsi="Times New Roman" w:cs="Times New Roman"/>
          <w:color w:val="000000"/>
          <w:lang w:val="id-ID"/>
        </w:rPr>
        <w:t>E</w:t>
      </w:r>
      <w:r w:rsidR="00446AA5" w:rsidRPr="002945F1">
        <w:rPr>
          <w:rFonts w:ascii="Times New Roman" w:hAnsi="Times New Roman" w:cs="Times New Roman"/>
          <w:color w:val="000000"/>
          <w:lang w:val="id-ID"/>
        </w:rPr>
        <w:t>-</w:t>
      </w:r>
      <w:r w:rsidR="00AF7083" w:rsidRPr="002945F1">
        <w:rPr>
          <w:rFonts w:ascii="Times New Roman" w:hAnsi="Times New Roman" w:cs="Times New Roman"/>
          <w:color w:val="000000"/>
          <w:lang w:val="id-ID"/>
        </w:rPr>
        <w:t>CIF merupakan</w:t>
      </w:r>
      <w:r w:rsidR="00B31566" w:rsidRPr="002945F1">
        <w:rPr>
          <w:rFonts w:ascii="Times New Roman" w:hAnsi="Times New Roman" w:cs="Times New Roman"/>
          <w:color w:val="000000"/>
          <w:lang w:val="id-ID"/>
        </w:rPr>
        <w:t xml:space="preserve"> sistem yang mengkonsolidasikan dan mengombinasikan data nasabah di berbagai sumber data</w:t>
      </w:r>
      <w:r w:rsidR="00103344" w:rsidRPr="002945F1">
        <w:rPr>
          <w:rFonts w:ascii="Times New Roman" w:hAnsi="Times New Roman" w:cs="Times New Roman"/>
          <w:color w:val="000000"/>
          <w:lang w:val="id-ID"/>
        </w:rPr>
        <w:t>. E-CIF bertujuan</w:t>
      </w:r>
      <w:r w:rsidR="00B31566" w:rsidRPr="002945F1">
        <w:rPr>
          <w:rFonts w:ascii="Times New Roman" w:hAnsi="Times New Roman" w:cs="Times New Roman"/>
          <w:color w:val="000000"/>
          <w:lang w:val="id-ID"/>
        </w:rPr>
        <w:t xml:space="preserve"> untuk menciptakan satu data nasabah yang valid dan mencakup keseluruhan informasi nasabah dan relasi yang terkait dengan nasabah tersebut. Istilah satu data nasabah valid disebut </w:t>
      </w:r>
      <w:r w:rsidR="00A145BC" w:rsidRPr="002945F1">
        <w:rPr>
          <w:rFonts w:ascii="Times New Roman" w:hAnsi="Times New Roman" w:cs="Times New Roman"/>
          <w:i/>
          <w:color w:val="000000"/>
          <w:lang w:val="id-ID"/>
        </w:rPr>
        <w:t xml:space="preserve">single </w:t>
      </w:r>
      <w:r w:rsidR="00B31566" w:rsidRPr="002945F1">
        <w:rPr>
          <w:rFonts w:ascii="Times New Roman" w:hAnsi="Times New Roman" w:cs="Times New Roman"/>
          <w:i/>
          <w:color w:val="000000"/>
          <w:lang w:val="id-ID"/>
        </w:rPr>
        <w:t xml:space="preserve">customer information files </w:t>
      </w:r>
      <w:r w:rsidR="00B31566" w:rsidRPr="002945F1">
        <w:rPr>
          <w:rFonts w:ascii="Times New Roman" w:hAnsi="Times New Roman" w:cs="Times New Roman"/>
          <w:color w:val="000000"/>
          <w:lang w:val="id-ID"/>
        </w:rPr>
        <w:t xml:space="preserve">(CIF). </w:t>
      </w:r>
      <w:r w:rsidR="00371844" w:rsidRPr="002945F1">
        <w:rPr>
          <w:rFonts w:ascii="Times New Roman" w:hAnsi="Times New Roman" w:cs="Times New Roman"/>
          <w:color w:val="000000"/>
          <w:lang w:val="id-ID"/>
        </w:rPr>
        <w:t xml:space="preserve">Saat ini, BDI </w:t>
      </w:r>
      <w:r w:rsidR="00C50551" w:rsidRPr="002945F1">
        <w:rPr>
          <w:rFonts w:ascii="Times New Roman" w:hAnsi="Times New Roman" w:cs="Times New Roman"/>
          <w:color w:val="000000"/>
          <w:lang w:val="id-ID"/>
        </w:rPr>
        <w:t>belum memiliki</w:t>
      </w:r>
      <w:r w:rsidR="00C50551" w:rsidRPr="002945F1">
        <w:rPr>
          <w:rFonts w:ascii="Times New Roman" w:hAnsi="Times New Roman" w:cs="Times New Roman"/>
          <w:i/>
          <w:color w:val="000000"/>
          <w:lang w:val="id-ID"/>
        </w:rPr>
        <w:t xml:space="preserve"> single </w:t>
      </w:r>
      <w:r w:rsidR="00C50551" w:rsidRPr="002945F1">
        <w:rPr>
          <w:rFonts w:ascii="Times New Roman" w:hAnsi="Times New Roman" w:cs="Times New Roman"/>
          <w:color w:val="000000"/>
          <w:lang w:val="id-ID"/>
        </w:rPr>
        <w:t xml:space="preserve">CIF yang valid. </w:t>
      </w:r>
    </w:p>
    <w:p w14:paraId="15C0F3A1" w14:textId="7807E449" w:rsidR="009B7F15" w:rsidRPr="002A2086" w:rsidRDefault="009A62AA" w:rsidP="000D17F4">
      <w:pPr>
        <w:widowControl w:val="0"/>
        <w:autoSpaceDE w:val="0"/>
        <w:autoSpaceDN w:val="0"/>
        <w:adjustRightInd w:val="0"/>
        <w:spacing w:after="240" w:line="340" w:lineRule="atLeast"/>
        <w:ind w:firstLine="426"/>
        <w:jc w:val="both"/>
        <w:rPr>
          <w:rFonts w:ascii="Times New Roman" w:hAnsi="Times New Roman" w:cs="Times New Roman"/>
          <w:i/>
          <w:color w:val="000000"/>
          <w:lang w:val="id-ID"/>
        </w:rPr>
      </w:pPr>
      <w:r w:rsidRPr="002945F1">
        <w:rPr>
          <w:rFonts w:ascii="Times New Roman" w:hAnsi="Times New Roman" w:cs="Times New Roman"/>
          <w:color w:val="000000"/>
          <w:lang w:val="id-ID"/>
        </w:rPr>
        <w:t xml:space="preserve">E-CIF sendiri merupakan pengembangan dari aplikasi Master Customer Information Files (M- CIF) yang saat ini sudah tersedia di Bank Danamon Indonesia. </w:t>
      </w:r>
      <w:r w:rsidR="005F3F53" w:rsidRPr="002945F1">
        <w:rPr>
          <w:rFonts w:ascii="Times New Roman" w:hAnsi="Times New Roman" w:cs="Times New Roman"/>
          <w:color w:val="000000"/>
          <w:lang w:val="id-ID"/>
        </w:rPr>
        <w:t xml:space="preserve">M-CIF dalam menentukan </w:t>
      </w:r>
      <w:r w:rsidR="00981368" w:rsidRPr="002945F1">
        <w:rPr>
          <w:rFonts w:ascii="Times New Roman" w:hAnsi="Times New Roman" w:cs="Times New Roman"/>
          <w:i/>
          <w:color w:val="000000"/>
          <w:lang w:val="id-ID"/>
        </w:rPr>
        <w:t xml:space="preserve">single </w:t>
      </w:r>
      <w:r w:rsidR="00981368" w:rsidRPr="002945F1">
        <w:rPr>
          <w:rFonts w:ascii="Times New Roman" w:hAnsi="Times New Roman" w:cs="Times New Roman"/>
          <w:color w:val="000000"/>
          <w:lang w:val="id-ID"/>
        </w:rPr>
        <w:t>CIF</w:t>
      </w:r>
      <w:r w:rsidR="0068105D">
        <w:rPr>
          <w:rFonts w:ascii="Times New Roman" w:hAnsi="Times New Roman" w:cs="Times New Roman"/>
          <w:color w:val="000000"/>
          <w:lang w:val="id-ID"/>
        </w:rPr>
        <w:t xml:space="preserve"> menggunakan metode</w:t>
      </w:r>
      <w:r w:rsidR="005F3F53" w:rsidRPr="002945F1">
        <w:rPr>
          <w:rFonts w:ascii="Times New Roman" w:hAnsi="Times New Roman" w:cs="Times New Roman"/>
          <w:color w:val="000000"/>
          <w:lang w:val="id-ID"/>
        </w:rPr>
        <w:t xml:space="preserve"> </w:t>
      </w:r>
      <w:r w:rsidR="00964737" w:rsidRPr="002945F1">
        <w:rPr>
          <w:rFonts w:ascii="Times New Roman" w:hAnsi="Times New Roman" w:cs="Times New Roman"/>
          <w:i/>
          <w:color w:val="000000"/>
          <w:lang w:val="id-ID"/>
        </w:rPr>
        <w:t>matching</w:t>
      </w:r>
      <w:r w:rsidR="00F816B0">
        <w:rPr>
          <w:rFonts w:ascii="Times New Roman" w:hAnsi="Times New Roman" w:cs="Times New Roman"/>
          <w:i/>
          <w:color w:val="000000"/>
          <w:lang w:val="id-ID"/>
        </w:rPr>
        <w:t xml:space="preserve"> </w:t>
      </w:r>
      <w:r w:rsidR="00F816B0">
        <w:rPr>
          <w:rFonts w:ascii="Times New Roman" w:hAnsi="Times New Roman" w:cs="Times New Roman"/>
          <w:color w:val="000000"/>
          <w:lang w:val="id-ID"/>
        </w:rPr>
        <w:t>atau pencocokan</w:t>
      </w:r>
      <w:r w:rsidR="00547635" w:rsidRPr="002945F1">
        <w:rPr>
          <w:rFonts w:ascii="Times New Roman" w:hAnsi="Times New Roman" w:cs="Times New Roman"/>
          <w:color w:val="000000"/>
          <w:lang w:val="id-ID"/>
        </w:rPr>
        <w:t>.</w:t>
      </w:r>
      <w:r w:rsidR="005F3F53" w:rsidRPr="002945F1">
        <w:rPr>
          <w:rFonts w:ascii="Times New Roman" w:hAnsi="Times New Roman" w:cs="Times New Roman"/>
          <w:color w:val="000000"/>
          <w:lang w:val="id-ID"/>
        </w:rPr>
        <w:t xml:space="preserve"> Metode </w:t>
      </w:r>
      <w:r w:rsidR="00B411A2">
        <w:rPr>
          <w:rFonts w:ascii="Times New Roman" w:hAnsi="Times New Roman" w:cs="Times New Roman"/>
          <w:color w:val="000000"/>
          <w:lang w:val="id-ID"/>
        </w:rPr>
        <w:t>pencoc</w:t>
      </w:r>
      <w:r w:rsidR="001474C0">
        <w:rPr>
          <w:rFonts w:ascii="Times New Roman" w:hAnsi="Times New Roman" w:cs="Times New Roman"/>
          <w:color w:val="000000"/>
          <w:lang w:val="id-ID"/>
        </w:rPr>
        <w:t>o</w:t>
      </w:r>
      <w:r w:rsidR="00B411A2">
        <w:rPr>
          <w:rFonts w:ascii="Times New Roman" w:hAnsi="Times New Roman" w:cs="Times New Roman"/>
          <w:color w:val="000000"/>
          <w:lang w:val="id-ID"/>
        </w:rPr>
        <w:t>kan</w:t>
      </w:r>
      <w:r w:rsidR="005F3F53" w:rsidRPr="002945F1">
        <w:rPr>
          <w:rFonts w:ascii="Times New Roman" w:hAnsi="Times New Roman" w:cs="Times New Roman"/>
          <w:color w:val="000000"/>
          <w:lang w:val="id-ID"/>
        </w:rPr>
        <w:t xml:space="preserve"> yang</w:t>
      </w:r>
      <w:r w:rsidR="004053D9" w:rsidRPr="002945F1">
        <w:rPr>
          <w:rFonts w:ascii="Times New Roman" w:hAnsi="Times New Roman" w:cs="Times New Roman"/>
          <w:color w:val="000000"/>
          <w:lang w:val="id-ID"/>
        </w:rPr>
        <w:t xml:space="preserve"> sudah</w:t>
      </w:r>
      <w:r w:rsidR="00983128" w:rsidRPr="002945F1">
        <w:rPr>
          <w:rFonts w:ascii="Times New Roman" w:hAnsi="Times New Roman" w:cs="Times New Roman"/>
          <w:color w:val="000000"/>
          <w:lang w:val="id-ID"/>
        </w:rPr>
        <w:t xml:space="preserve"> digunakan</w:t>
      </w:r>
      <w:r w:rsidR="00CF4A98" w:rsidRPr="002945F1">
        <w:rPr>
          <w:rFonts w:ascii="Times New Roman" w:hAnsi="Times New Roman" w:cs="Times New Roman"/>
          <w:color w:val="000000"/>
          <w:lang w:val="id-ID"/>
        </w:rPr>
        <w:t xml:space="preserve"> </w:t>
      </w:r>
      <w:r w:rsidR="005F3F53" w:rsidRPr="002945F1">
        <w:rPr>
          <w:rFonts w:ascii="Times New Roman" w:hAnsi="Times New Roman" w:cs="Times New Roman"/>
          <w:color w:val="000000"/>
          <w:lang w:val="id-ID"/>
        </w:rPr>
        <w:t>masih belum sesuai dengan kebutuhan BDI</w:t>
      </w:r>
      <w:r w:rsidR="00392264" w:rsidRPr="002945F1">
        <w:rPr>
          <w:rFonts w:ascii="Times New Roman" w:hAnsi="Times New Roman" w:cs="Times New Roman"/>
          <w:color w:val="000000"/>
          <w:lang w:val="id-ID"/>
        </w:rPr>
        <w:t>.</w:t>
      </w:r>
      <w:r w:rsidR="00906A1A" w:rsidRPr="002945F1">
        <w:rPr>
          <w:rFonts w:ascii="Times New Roman" w:hAnsi="Times New Roman" w:cs="Times New Roman"/>
          <w:color w:val="000000"/>
          <w:lang w:val="id-ID"/>
        </w:rPr>
        <w:t xml:space="preserve"> </w:t>
      </w:r>
      <w:r w:rsidR="00363A50" w:rsidRPr="002945F1">
        <w:rPr>
          <w:rFonts w:ascii="Times New Roman" w:hAnsi="Times New Roman" w:cs="Times New Roman"/>
          <w:color w:val="000000"/>
          <w:lang w:val="id-ID"/>
        </w:rPr>
        <w:t>CIF</w:t>
      </w:r>
      <w:r w:rsidR="00893E54">
        <w:rPr>
          <w:rFonts w:ascii="Times New Roman" w:hAnsi="Times New Roman" w:cs="Times New Roman"/>
          <w:color w:val="000000"/>
          <w:lang w:val="id-ID"/>
        </w:rPr>
        <w:t xml:space="preserve"> yang dihasilkan tidak sesuai dengan kebutuhan BDI</w:t>
      </w:r>
      <w:r w:rsidR="00236071" w:rsidRPr="002945F1">
        <w:rPr>
          <w:rFonts w:ascii="Times New Roman" w:hAnsi="Times New Roman" w:cs="Times New Roman"/>
          <w:color w:val="000000"/>
          <w:lang w:val="id-ID"/>
        </w:rPr>
        <w:t>, yaitu</w:t>
      </w:r>
      <w:r w:rsidR="00F47B0F">
        <w:rPr>
          <w:rFonts w:ascii="Times New Roman" w:hAnsi="Times New Roman" w:cs="Times New Roman"/>
          <w:color w:val="000000"/>
          <w:lang w:val="id-ID"/>
        </w:rPr>
        <w:t xml:space="preserve"> </w:t>
      </w:r>
      <w:r w:rsidR="0009569C">
        <w:rPr>
          <w:rFonts w:ascii="Times New Roman" w:hAnsi="Times New Roman" w:cs="Times New Roman"/>
          <w:color w:val="000000"/>
          <w:lang w:val="id-ID"/>
        </w:rPr>
        <w:t xml:space="preserve">masih </w:t>
      </w:r>
      <w:r w:rsidR="00F47B0F">
        <w:rPr>
          <w:rFonts w:ascii="Times New Roman" w:hAnsi="Times New Roman" w:cs="Times New Roman"/>
          <w:color w:val="000000"/>
          <w:lang w:val="id-ID"/>
        </w:rPr>
        <w:t>banyak</w:t>
      </w:r>
      <w:r w:rsidR="0009569C">
        <w:rPr>
          <w:rFonts w:ascii="Times New Roman" w:hAnsi="Times New Roman" w:cs="Times New Roman"/>
          <w:color w:val="000000"/>
          <w:lang w:val="id-ID"/>
        </w:rPr>
        <w:t>nya</w:t>
      </w:r>
      <w:r w:rsidR="00C33B94">
        <w:rPr>
          <w:rFonts w:ascii="Times New Roman" w:hAnsi="Times New Roman" w:cs="Times New Roman"/>
          <w:color w:val="000000"/>
          <w:lang w:val="id-ID"/>
        </w:rPr>
        <w:t xml:space="preserve"> duplikasi </w:t>
      </w:r>
      <w:r w:rsidR="009C6BCD">
        <w:rPr>
          <w:rFonts w:ascii="Times New Roman" w:hAnsi="Times New Roman" w:cs="Times New Roman"/>
          <w:color w:val="000000"/>
          <w:lang w:val="id-ID"/>
        </w:rPr>
        <w:t>CIF</w:t>
      </w:r>
      <w:r w:rsidR="005F3F53" w:rsidRPr="002945F1">
        <w:rPr>
          <w:rFonts w:ascii="Times New Roman" w:hAnsi="Times New Roman" w:cs="Times New Roman"/>
          <w:color w:val="000000"/>
          <w:lang w:val="id-ID"/>
        </w:rPr>
        <w:t>.</w:t>
      </w:r>
      <w:r w:rsidR="002A2086">
        <w:rPr>
          <w:rFonts w:ascii="Times New Roman" w:hAnsi="Times New Roman" w:cs="Times New Roman"/>
          <w:color w:val="000000"/>
          <w:lang w:val="id-ID"/>
        </w:rPr>
        <w:t xml:space="preserve"> </w:t>
      </w:r>
    </w:p>
    <w:p w14:paraId="32A86868" w14:textId="2727CF90" w:rsidR="002944EB" w:rsidRPr="00814F54" w:rsidRDefault="003C4191" w:rsidP="000D17F4">
      <w:pPr>
        <w:widowControl w:val="0"/>
        <w:autoSpaceDE w:val="0"/>
        <w:autoSpaceDN w:val="0"/>
        <w:adjustRightInd w:val="0"/>
        <w:spacing w:after="240" w:line="340" w:lineRule="atLeast"/>
        <w:ind w:firstLine="426"/>
        <w:jc w:val="both"/>
        <w:rPr>
          <w:rFonts w:ascii="Times New Roman" w:hAnsi="Times New Roman" w:cs="Times New Roman"/>
          <w:color w:val="000000"/>
          <w:lang w:val="id-ID"/>
        </w:rPr>
      </w:pPr>
      <w:r w:rsidRPr="002945F1">
        <w:rPr>
          <w:rFonts w:ascii="Times New Roman" w:hAnsi="Times New Roman" w:cs="Times New Roman"/>
          <w:color w:val="000000"/>
          <w:lang w:val="id-ID"/>
        </w:rPr>
        <w:t>BDI membutuhkan</w:t>
      </w:r>
      <w:r w:rsidR="005F3F53" w:rsidRPr="002945F1">
        <w:rPr>
          <w:rFonts w:ascii="Times New Roman" w:hAnsi="Times New Roman" w:cs="Times New Roman"/>
          <w:color w:val="000000"/>
          <w:lang w:val="id-ID"/>
        </w:rPr>
        <w:t xml:space="preserve"> </w:t>
      </w:r>
      <w:r w:rsidR="008F6D2B" w:rsidRPr="002945F1">
        <w:rPr>
          <w:rFonts w:ascii="Times New Roman" w:hAnsi="Times New Roman" w:cs="Times New Roman"/>
          <w:color w:val="000000"/>
          <w:lang w:val="id-ID"/>
        </w:rPr>
        <w:t>mekani</w:t>
      </w:r>
      <w:r w:rsidR="00FE4666" w:rsidRPr="002945F1">
        <w:rPr>
          <w:rFonts w:ascii="Times New Roman" w:hAnsi="Times New Roman" w:cs="Times New Roman"/>
          <w:color w:val="000000"/>
          <w:lang w:val="id-ID"/>
        </w:rPr>
        <w:t>s</w:t>
      </w:r>
      <w:r w:rsidR="00A029DA" w:rsidRPr="002945F1">
        <w:rPr>
          <w:rFonts w:ascii="Times New Roman" w:hAnsi="Times New Roman" w:cs="Times New Roman"/>
          <w:color w:val="000000"/>
          <w:lang w:val="id-ID"/>
        </w:rPr>
        <w:t>m</w:t>
      </w:r>
      <w:r w:rsidR="008F6D2B" w:rsidRPr="002945F1">
        <w:rPr>
          <w:rFonts w:ascii="Times New Roman" w:hAnsi="Times New Roman" w:cs="Times New Roman"/>
          <w:color w:val="000000"/>
          <w:lang w:val="id-ID"/>
        </w:rPr>
        <w:t>e pembangkit</w:t>
      </w:r>
      <w:r w:rsidR="00CF6413" w:rsidRPr="002945F1">
        <w:rPr>
          <w:rFonts w:ascii="Times New Roman" w:hAnsi="Times New Roman" w:cs="Times New Roman"/>
          <w:color w:val="000000"/>
          <w:lang w:val="id-ID"/>
        </w:rPr>
        <w:t>an</w:t>
      </w:r>
      <w:r w:rsidR="008F6D2B" w:rsidRPr="002945F1">
        <w:rPr>
          <w:rFonts w:ascii="Times New Roman" w:hAnsi="Times New Roman" w:cs="Times New Roman"/>
          <w:color w:val="000000"/>
          <w:lang w:val="id-ID"/>
        </w:rPr>
        <w:t xml:space="preserve"> </w:t>
      </w:r>
      <w:r w:rsidR="008F6D2B" w:rsidRPr="002945F1">
        <w:rPr>
          <w:rFonts w:ascii="Times New Roman" w:hAnsi="Times New Roman" w:cs="Times New Roman"/>
          <w:i/>
          <w:color w:val="000000"/>
          <w:lang w:val="id-ID"/>
        </w:rPr>
        <w:t>single</w:t>
      </w:r>
      <w:r w:rsidR="008F6D2B" w:rsidRPr="002945F1">
        <w:rPr>
          <w:rFonts w:ascii="Times New Roman" w:hAnsi="Times New Roman" w:cs="Times New Roman"/>
          <w:color w:val="000000"/>
          <w:lang w:val="id-ID"/>
        </w:rPr>
        <w:t xml:space="preserve"> CIF</w:t>
      </w:r>
      <w:r w:rsidR="003B650E" w:rsidRPr="002945F1">
        <w:rPr>
          <w:rFonts w:ascii="Times New Roman" w:hAnsi="Times New Roman" w:cs="Times New Roman"/>
          <w:color w:val="000000"/>
          <w:lang w:val="id-ID"/>
        </w:rPr>
        <w:t xml:space="preserve"> </w:t>
      </w:r>
      <w:r w:rsidR="005F3F53" w:rsidRPr="002945F1">
        <w:rPr>
          <w:rFonts w:ascii="Times New Roman" w:hAnsi="Times New Roman" w:cs="Times New Roman"/>
          <w:color w:val="000000"/>
          <w:lang w:val="id-ID"/>
        </w:rPr>
        <w:t>baru</w:t>
      </w:r>
      <w:r w:rsidR="003F11D5">
        <w:rPr>
          <w:rFonts w:ascii="Times New Roman" w:hAnsi="Times New Roman" w:cs="Times New Roman"/>
          <w:color w:val="000000"/>
          <w:lang w:val="id-ID"/>
        </w:rPr>
        <w:t xml:space="preserve"> </w:t>
      </w:r>
      <w:r w:rsidR="009D19EE" w:rsidRPr="002945F1">
        <w:rPr>
          <w:rFonts w:ascii="Times New Roman" w:hAnsi="Times New Roman" w:cs="Times New Roman"/>
          <w:color w:val="000000"/>
          <w:lang w:val="id-ID"/>
        </w:rPr>
        <w:t>pada E-CIF</w:t>
      </w:r>
      <w:r w:rsidR="003834F9" w:rsidRPr="002945F1">
        <w:rPr>
          <w:rFonts w:ascii="Times New Roman" w:hAnsi="Times New Roman" w:cs="Times New Roman"/>
          <w:color w:val="000000"/>
          <w:lang w:val="id-ID"/>
        </w:rPr>
        <w:t>. Mekanisme baru ini</w:t>
      </w:r>
      <w:r w:rsidR="009D19EE" w:rsidRPr="002945F1">
        <w:rPr>
          <w:rFonts w:ascii="Times New Roman" w:hAnsi="Times New Roman" w:cs="Times New Roman"/>
          <w:color w:val="000000"/>
          <w:lang w:val="id-ID"/>
        </w:rPr>
        <w:t xml:space="preserve"> </w:t>
      </w:r>
      <w:r w:rsidR="005F3F53" w:rsidRPr="002945F1">
        <w:rPr>
          <w:rFonts w:ascii="Times New Roman" w:hAnsi="Times New Roman" w:cs="Times New Roman"/>
          <w:color w:val="000000"/>
          <w:lang w:val="id-ID"/>
        </w:rPr>
        <w:t>dapat melakukan</w:t>
      </w:r>
      <w:r w:rsidR="003634B7" w:rsidRPr="002945F1">
        <w:rPr>
          <w:rFonts w:ascii="Times New Roman" w:hAnsi="Times New Roman" w:cs="Times New Roman"/>
          <w:color w:val="000000"/>
          <w:lang w:val="id-ID"/>
        </w:rPr>
        <w:t xml:space="preserve"> integrasi data, pembersihan</w:t>
      </w:r>
      <w:r w:rsidR="00F140C5" w:rsidRPr="002945F1">
        <w:rPr>
          <w:rFonts w:ascii="Times New Roman" w:hAnsi="Times New Roman" w:cs="Times New Roman"/>
          <w:color w:val="000000"/>
          <w:lang w:val="id-ID"/>
        </w:rPr>
        <w:t xml:space="preserve"> data,</w:t>
      </w:r>
      <w:r w:rsidR="009D1074" w:rsidRPr="002945F1">
        <w:rPr>
          <w:rFonts w:ascii="Times New Roman" w:hAnsi="Times New Roman" w:cs="Times New Roman"/>
          <w:color w:val="000000"/>
          <w:lang w:val="id-ID"/>
        </w:rPr>
        <w:t xml:space="preserve"> pengelompokan</w:t>
      </w:r>
      <w:r w:rsidR="005F3F53" w:rsidRPr="002945F1">
        <w:rPr>
          <w:rFonts w:ascii="Times New Roman" w:hAnsi="Times New Roman" w:cs="Times New Roman"/>
          <w:color w:val="000000"/>
          <w:lang w:val="id-ID"/>
        </w:rPr>
        <w:t xml:space="preserve"> data,</w:t>
      </w:r>
      <w:r w:rsidR="009D1074" w:rsidRPr="002945F1">
        <w:rPr>
          <w:rFonts w:ascii="Times New Roman" w:hAnsi="Times New Roman" w:cs="Times New Roman"/>
          <w:color w:val="000000"/>
          <w:lang w:val="id-ID"/>
        </w:rPr>
        <w:t xml:space="preserve"> pencocokan data,</w:t>
      </w:r>
      <w:r w:rsidR="00EC0719" w:rsidRPr="002945F1">
        <w:rPr>
          <w:rFonts w:ascii="Times New Roman" w:hAnsi="Times New Roman" w:cs="Times New Roman"/>
          <w:color w:val="000000"/>
          <w:lang w:val="id-ID"/>
        </w:rPr>
        <w:t xml:space="preserve"> verifikasi data dan</w:t>
      </w:r>
      <w:r w:rsidR="005F3F53" w:rsidRPr="002945F1">
        <w:rPr>
          <w:rFonts w:ascii="Times New Roman" w:hAnsi="Times New Roman" w:cs="Times New Roman"/>
          <w:color w:val="000000"/>
          <w:lang w:val="id-ID"/>
        </w:rPr>
        <w:t xml:space="preserve"> koreksi data</w:t>
      </w:r>
      <w:r w:rsidR="00EC0719" w:rsidRPr="002945F1">
        <w:rPr>
          <w:rFonts w:ascii="Times New Roman" w:hAnsi="Times New Roman" w:cs="Times New Roman"/>
          <w:color w:val="000000"/>
          <w:lang w:val="id-ID"/>
        </w:rPr>
        <w:t>.</w:t>
      </w:r>
      <w:r w:rsidR="005F3F53" w:rsidRPr="002945F1">
        <w:rPr>
          <w:rFonts w:ascii="Times New Roman" w:hAnsi="Times New Roman" w:cs="Times New Roman"/>
          <w:color w:val="000000"/>
          <w:lang w:val="id-ID"/>
        </w:rPr>
        <w:t xml:space="preserve"> </w:t>
      </w:r>
      <w:r w:rsidR="00122967" w:rsidRPr="002945F1">
        <w:rPr>
          <w:rFonts w:ascii="Times New Roman" w:hAnsi="Times New Roman" w:cs="Times New Roman"/>
          <w:color w:val="000000"/>
          <w:lang w:val="id-ID"/>
        </w:rPr>
        <w:t>Mekanisme</w:t>
      </w:r>
      <w:r w:rsidR="00C04D89" w:rsidRPr="002945F1">
        <w:rPr>
          <w:rFonts w:ascii="Times New Roman" w:hAnsi="Times New Roman" w:cs="Times New Roman"/>
          <w:color w:val="000000"/>
          <w:lang w:val="id-ID"/>
        </w:rPr>
        <w:t xml:space="preserve"> pembangkitan tersebut nantinya</w:t>
      </w:r>
      <w:r w:rsidR="00605AEF" w:rsidRPr="002945F1">
        <w:rPr>
          <w:rFonts w:ascii="Times New Roman" w:hAnsi="Times New Roman" w:cs="Times New Roman"/>
          <w:color w:val="000000"/>
          <w:lang w:val="id-ID"/>
        </w:rPr>
        <w:t xml:space="preserve"> juga</w:t>
      </w:r>
      <w:r w:rsidR="00122967" w:rsidRPr="002945F1">
        <w:rPr>
          <w:rFonts w:ascii="Times New Roman" w:hAnsi="Times New Roman" w:cs="Times New Roman"/>
          <w:color w:val="000000"/>
          <w:lang w:val="id-ID"/>
        </w:rPr>
        <w:t xml:space="preserve"> dapa</w:t>
      </w:r>
      <w:r w:rsidR="001E200D" w:rsidRPr="002945F1">
        <w:rPr>
          <w:rFonts w:ascii="Times New Roman" w:hAnsi="Times New Roman" w:cs="Times New Roman"/>
          <w:color w:val="000000"/>
          <w:lang w:val="id-ID"/>
        </w:rPr>
        <w:t xml:space="preserve">t menangani </w:t>
      </w:r>
      <w:r w:rsidR="00163BCA" w:rsidRPr="002945F1">
        <w:rPr>
          <w:rFonts w:ascii="Times New Roman" w:hAnsi="Times New Roman" w:cs="Times New Roman"/>
          <w:color w:val="000000"/>
          <w:lang w:val="id-ID"/>
        </w:rPr>
        <w:t xml:space="preserve">data </w:t>
      </w:r>
      <w:r w:rsidR="00167072" w:rsidRPr="002945F1">
        <w:rPr>
          <w:rFonts w:ascii="Times New Roman" w:hAnsi="Times New Roman" w:cs="Times New Roman"/>
          <w:color w:val="000000"/>
          <w:lang w:val="id-ID"/>
        </w:rPr>
        <w:t xml:space="preserve">yang </w:t>
      </w:r>
      <w:r w:rsidR="005F3F53" w:rsidRPr="002945F1">
        <w:rPr>
          <w:rFonts w:ascii="Times New Roman" w:hAnsi="Times New Roman" w:cs="Times New Roman"/>
          <w:color w:val="000000"/>
          <w:lang w:val="id-ID"/>
        </w:rPr>
        <w:t xml:space="preserve">memiliki nilai </w:t>
      </w:r>
      <w:r w:rsidR="005F3F53" w:rsidRPr="002945F1">
        <w:rPr>
          <w:rFonts w:ascii="Times New Roman" w:hAnsi="Times New Roman" w:cs="Times New Roman"/>
          <w:i/>
          <w:color w:val="000000"/>
          <w:lang w:val="id-ID"/>
        </w:rPr>
        <w:t>fuzzy</w:t>
      </w:r>
      <w:r w:rsidR="005F3F53" w:rsidRPr="002945F1">
        <w:rPr>
          <w:rFonts w:ascii="Times New Roman" w:hAnsi="Times New Roman" w:cs="Times New Roman"/>
          <w:color w:val="000000"/>
          <w:lang w:val="id-ID"/>
        </w:rPr>
        <w:t xml:space="preserve">. </w:t>
      </w:r>
      <w:r w:rsidR="00F0660A">
        <w:rPr>
          <w:rFonts w:ascii="Times New Roman" w:hAnsi="Times New Roman" w:cs="Times New Roman"/>
          <w:color w:val="000000"/>
          <w:lang w:val="id-ID"/>
        </w:rPr>
        <w:t xml:space="preserve">Data yang berkualitas yang </w:t>
      </w:r>
      <w:r w:rsidR="00814F54">
        <w:rPr>
          <w:rFonts w:ascii="Times New Roman" w:hAnsi="Times New Roman" w:cs="Times New Roman"/>
          <w:color w:val="000000"/>
          <w:lang w:val="id-ID"/>
        </w:rPr>
        <w:t>diperlukan</w:t>
      </w:r>
      <w:r w:rsidR="00F06DB2">
        <w:rPr>
          <w:rFonts w:ascii="Times New Roman" w:hAnsi="Times New Roman" w:cs="Times New Roman"/>
          <w:color w:val="000000"/>
          <w:lang w:val="id-ID"/>
        </w:rPr>
        <w:t xml:space="preserve"> </w:t>
      </w:r>
      <w:r w:rsidR="0016237C">
        <w:rPr>
          <w:rFonts w:ascii="Times New Roman" w:hAnsi="Times New Roman" w:cs="Times New Roman"/>
          <w:color w:val="000000"/>
          <w:lang w:val="id-ID"/>
        </w:rPr>
        <w:t xml:space="preserve">adalah </w:t>
      </w:r>
      <w:r w:rsidR="00814F54">
        <w:rPr>
          <w:rFonts w:ascii="Times New Roman" w:hAnsi="Times New Roman" w:cs="Times New Roman"/>
          <w:color w:val="000000"/>
          <w:lang w:val="id-ID"/>
        </w:rPr>
        <w:t xml:space="preserve">data </w:t>
      </w:r>
      <w:r w:rsidR="00814F54">
        <w:rPr>
          <w:rFonts w:ascii="Times New Roman" w:hAnsi="Times New Roman" w:cs="Times New Roman"/>
          <w:i/>
          <w:color w:val="000000"/>
          <w:lang w:val="id-ID"/>
        </w:rPr>
        <w:t xml:space="preserve">single </w:t>
      </w:r>
      <w:r w:rsidR="00814F54">
        <w:rPr>
          <w:rFonts w:ascii="Times New Roman" w:hAnsi="Times New Roman" w:cs="Times New Roman"/>
          <w:color w:val="000000"/>
          <w:lang w:val="id-ID"/>
        </w:rPr>
        <w:t>CIF yang tidak m</w:t>
      </w:r>
      <w:r w:rsidR="000F1C28">
        <w:rPr>
          <w:rFonts w:ascii="Times New Roman" w:hAnsi="Times New Roman" w:cs="Times New Roman"/>
          <w:color w:val="000000"/>
          <w:lang w:val="id-ID"/>
        </w:rPr>
        <w:t>emil</w:t>
      </w:r>
      <w:r w:rsidR="00855E6D">
        <w:rPr>
          <w:rFonts w:ascii="Times New Roman" w:hAnsi="Times New Roman" w:cs="Times New Roman"/>
          <w:color w:val="000000"/>
          <w:lang w:val="id-ID"/>
        </w:rPr>
        <w:t xml:space="preserve">iki duplikasi </w:t>
      </w:r>
      <w:r w:rsidR="000F1C28">
        <w:rPr>
          <w:rFonts w:ascii="Times New Roman" w:hAnsi="Times New Roman" w:cs="Times New Roman"/>
          <w:color w:val="000000"/>
          <w:lang w:val="id-ID"/>
        </w:rPr>
        <w:t xml:space="preserve">serta isi dari setiap </w:t>
      </w:r>
      <w:r w:rsidR="004947C5">
        <w:rPr>
          <w:rFonts w:ascii="Times New Roman" w:hAnsi="Times New Roman" w:cs="Times New Roman"/>
          <w:color w:val="000000"/>
          <w:lang w:val="id-ID"/>
        </w:rPr>
        <w:t xml:space="preserve">data merupakan isian yang </w:t>
      </w:r>
      <w:r w:rsidR="000F1C28">
        <w:rPr>
          <w:rFonts w:ascii="Times New Roman" w:hAnsi="Times New Roman" w:cs="Times New Roman"/>
          <w:color w:val="000000"/>
          <w:lang w:val="id-ID"/>
        </w:rPr>
        <w:t xml:space="preserve"> </w:t>
      </w:r>
      <w:r w:rsidR="000F1C28" w:rsidRPr="00CD6FC0">
        <w:rPr>
          <w:rFonts w:ascii="Times New Roman" w:hAnsi="Times New Roman" w:cs="Times New Roman"/>
          <w:i/>
          <w:color w:val="000000"/>
          <w:lang w:val="id-ID"/>
        </w:rPr>
        <w:t>valid</w:t>
      </w:r>
      <w:r w:rsidR="000F1C28">
        <w:rPr>
          <w:rFonts w:ascii="Times New Roman" w:hAnsi="Times New Roman" w:cs="Times New Roman"/>
          <w:color w:val="000000"/>
          <w:lang w:val="id-ID"/>
        </w:rPr>
        <w:t>.</w:t>
      </w:r>
    </w:p>
    <w:p w14:paraId="61ADBDAB" w14:textId="65E9EF9A" w:rsidR="006A2790" w:rsidRPr="002945F1" w:rsidRDefault="006B21C1" w:rsidP="006B262A">
      <w:pPr>
        <w:widowControl w:val="0"/>
        <w:autoSpaceDE w:val="0"/>
        <w:autoSpaceDN w:val="0"/>
        <w:adjustRightInd w:val="0"/>
        <w:spacing w:after="240" w:line="340" w:lineRule="atLeast"/>
        <w:ind w:firstLine="426"/>
        <w:jc w:val="both"/>
        <w:rPr>
          <w:rFonts w:ascii="Times New Roman" w:hAnsi="Times New Roman" w:cs="Times New Roman"/>
          <w:color w:val="000000"/>
          <w:lang w:val="id-ID"/>
        </w:rPr>
      </w:pPr>
      <w:r w:rsidRPr="002945F1">
        <w:rPr>
          <w:rFonts w:ascii="Times New Roman" w:hAnsi="Times New Roman" w:cs="Times New Roman"/>
          <w:color w:val="000000"/>
          <w:lang w:val="id-ID"/>
        </w:rPr>
        <w:t xml:space="preserve">Mekanisme pembangkitan </w:t>
      </w:r>
      <w:r w:rsidR="00F366CE" w:rsidRPr="002945F1">
        <w:rPr>
          <w:rFonts w:ascii="Times New Roman" w:hAnsi="Times New Roman" w:cs="Times New Roman"/>
          <w:color w:val="000000"/>
          <w:lang w:val="id-ID"/>
        </w:rPr>
        <w:t>data</w:t>
      </w:r>
      <w:r w:rsidR="00A80D89" w:rsidRPr="002945F1">
        <w:rPr>
          <w:rFonts w:ascii="Times New Roman" w:hAnsi="Times New Roman" w:cs="Times New Roman"/>
          <w:color w:val="000000"/>
          <w:lang w:val="id-ID"/>
        </w:rPr>
        <w:t xml:space="preserve"> berkualitas</w:t>
      </w:r>
      <w:r w:rsidRPr="002945F1">
        <w:rPr>
          <w:rFonts w:ascii="Times New Roman" w:hAnsi="Times New Roman" w:cs="Times New Roman"/>
          <w:color w:val="000000"/>
          <w:lang w:val="id-ID"/>
        </w:rPr>
        <w:t xml:space="preserve"> telah dikembangkan oleh Microsoft melalui </w:t>
      </w:r>
      <w:r w:rsidRPr="002945F1">
        <w:rPr>
          <w:rFonts w:ascii="Times New Roman" w:hAnsi="Times New Roman" w:cs="Times New Roman"/>
          <w:i/>
          <w:color w:val="000000"/>
          <w:lang w:val="id-ID"/>
        </w:rPr>
        <w:t>Enterprise Information Management (EIM)</w:t>
      </w:r>
      <w:r w:rsidRPr="002945F1">
        <w:rPr>
          <w:rFonts w:ascii="Times New Roman" w:hAnsi="Times New Roman" w:cs="Times New Roman"/>
          <w:color w:val="000000"/>
          <w:lang w:val="id-ID"/>
        </w:rPr>
        <w:t xml:space="preserve"> pada Microsoft SQL Server 2012.  EIM merupakan sebuah platform untuk </w:t>
      </w:r>
      <w:r w:rsidR="00203EBA" w:rsidRPr="002945F1">
        <w:rPr>
          <w:rFonts w:ascii="Times New Roman" w:hAnsi="Times New Roman" w:cs="Times New Roman"/>
          <w:color w:val="000000"/>
          <w:lang w:val="id-ID"/>
        </w:rPr>
        <w:t>melakukan pe</w:t>
      </w:r>
      <w:r w:rsidR="003C3AE4" w:rsidRPr="002945F1">
        <w:rPr>
          <w:rFonts w:ascii="Times New Roman" w:hAnsi="Times New Roman" w:cs="Times New Roman"/>
          <w:color w:val="000000"/>
          <w:lang w:val="id-ID"/>
        </w:rPr>
        <w:t>m</w:t>
      </w:r>
      <w:r w:rsidR="00203EBA" w:rsidRPr="002945F1">
        <w:rPr>
          <w:rFonts w:ascii="Times New Roman" w:hAnsi="Times New Roman" w:cs="Times New Roman"/>
          <w:color w:val="000000"/>
          <w:lang w:val="id-ID"/>
        </w:rPr>
        <w:t xml:space="preserve">bangkitan data </w:t>
      </w:r>
      <w:r w:rsidR="003C3AE4" w:rsidRPr="002945F1">
        <w:rPr>
          <w:rFonts w:ascii="Times New Roman" w:hAnsi="Times New Roman" w:cs="Times New Roman"/>
          <w:color w:val="000000"/>
          <w:lang w:val="id-ID"/>
        </w:rPr>
        <w:t>berkualitas</w:t>
      </w:r>
      <w:r w:rsidRPr="002945F1">
        <w:rPr>
          <w:rFonts w:ascii="Times New Roman" w:hAnsi="Times New Roman" w:cs="Times New Roman"/>
          <w:color w:val="000000"/>
          <w:lang w:val="id-ID"/>
        </w:rPr>
        <w:t>.</w:t>
      </w:r>
      <w:r w:rsidR="00AD0251" w:rsidRPr="002945F1">
        <w:rPr>
          <w:rFonts w:ascii="Times New Roman" w:hAnsi="Times New Roman" w:cs="Times New Roman"/>
          <w:color w:val="000000"/>
          <w:lang w:val="id-ID"/>
        </w:rPr>
        <w:t xml:space="preserve"> EIM memiliki tiga</w:t>
      </w:r>
      <w:r w:rsidR="007C1EFF" w:rsidRPr="002945F1">
        <w:rPr>
          <w:rFonts w:ascii="Times New Roman" w:hAnsi="Times New Roman" w:cs="Times New Roman"/>
          <w:color w:val="000000"/>
          <w:lang w:val="id-ID"/>
        </w:rPr>
        <w:t xml:space="preserve"> komponen </w:t>
      </w:r>
      <w:r w:rsidR="007C1EFF" w:rsidRPr="002945F1">
        <w:rPr>
          <w:rFonts w:ascii="Times New Roman" w:hAnsi="Times New Roman" w:cs="Times New Roman"/>
          <w:i/>
          <w:color w:val="000000"/>
          <w:lang w:val="id-ID"/>
        </w:rPr>
        <w:t>services</w:t>
      </w:r>
      <w:r w:rsidR="00DD6091" w:rsidRPr="002945F1">
        <w:rPr>
          <w:rFonts w:ascii="Times New Roman" w:hAnsi="Times New Roman" w:cs="Times New Roman"/>
          <w:color w:val="000000"/>
          <w:lang w:val="id-ID"/>
        </w:rPr>
        <w:t xml:space="preserve"> utama, yaitu</w:t>
      </w:r>
      <w:r w:rsidRPr="002945F1">
        <w:rPr>
          <w:rFonts w:ascii="Times New Roman" w:hAnsi="Times New Roman" w:cs="Times New Roman"/>
          <w:color w:val="000000"/>
          <w:lang w:val="id-ID"/>
        </w:rPr>
        <w:t xml:space="preserve"> </w:t>
      </w:r>
      <w:r w:rsidR="009E0687" w:rsidRPr="002945F1">
        <w:rPr>
          <w:rFonts w:ascii="Times New Roman" w:hAnsi="Times New Roman" w:cs="Times New Roman"/>
          <w:i/>
          <w:color w:val="000000"/>
          <w:lang w:val="id-ID"/>
        </w:rPr>
        <w:t>Mater Data Service</w:t>
      </w:r>
      <w:r w:rsidR="009E0687" w:rsidRPr="002945F1">
        <w:rPr>
          <w:rFonts w:ascii="Times New Roman" w:hAnsi="Times New Roman" w:cs="Times New Roman"/>
          <w:color w:val="000000"/>
          <w:lang w:val="id-ID"/>
        </w:rPr>
        <w:t xml:space="preserve"> (MDS)</w:t>
      </w:r>
      <w:r w:rsidR="001A1D14" w:rsidRPr="002945F1">
        <w:rPr>
          <w:rFonts w:ascii="Times New Roman" w:hAnsi="Times New Roman" w:cs="Times New Roman"/>
          <w:color w:val="000000"/>
          <w:lang w:val="id-ID"/>
        </w:rPr>
        <w:t xml:space="preserve">, </w:t>
      </w:r>
      <w:r w:rsidR="001A1D14" w:rsidRPr="002945F1">
        <w:rPr>
          <w:rFonts w:ascii="Times New Roman" w:hAnsi="Times New Roman" w:cs="Times New Roman"/>
          <w:i/>
          <w:color w:val="000000"/>
          <w:lang w:val="id-ID"/>
        </w:rPr>
        <w:t>Integra</w:t>
      </w:r>
      <w:r w:rsidR="00066111" w:rsidRPr="002945F1">
        <w:rPr>
          <w:rFonts w:ascii="Times New Roman" w:hAnsi="Times New Roman" w:cs="Times New Roman"/>
          <w:i/>
          <w:color w:val="000000"/>
          <w:lang w:val="id-ID"/>
        </w:rPr>
        <w:t>ton</w:t>
      </w:r>
      <w:r w:rsidR="00F049D0" w:rsidRPr="002945F1">
        <w:rPr>
          <w:rFonts w:ascii="Times New Roman" w:hAnsi="Times New Roman" w:cs="Times New Roman"/>
          <w:i/>
          <w:color w:val="000000"/>
          <w:lang w:val="id-ID"/>
        </w:rPr>
        <w:t xml:space="preserve"> </w:t>
      </w:r>
      <w:r w:rsidR="00066111" w:rsidRPr="002945F1">
        <w:rPr>
          <w:rFonts w:ascii="Times New Roman" w:hAnsi="Times New Roman" w:cs="Times New Roman"/>
          <w:i/>
          <w:color w:val="000000"/>
          <w:lang w:val="id-ID"/>
        </w:rPr>
        <w:t>Service</w:t>
      </w:r>
      <w:r w:rsidR="004D4C54" w:rsidRPr="002945F1">
        <w:rPr>
          <w:rFonts w:ascii="Times New Roman" w:hAnsi="Times New Roman" w:cs="Times New Roman"/>
          <w:color w:val="000000"/>
          <w:lang w:val="id-ID"/>
        </w:rPr>
        <w:t xml:space="preserve"> </w:t>
      </w:r>
      <w:r w:rsidR="00066111" w:rsidRPr="002945F1">
        <w:rPr>
          <w:rFonts w:ascii="Times New Roman" w:hAnsi="Times New Roman" w:cs="Times New Roman"/>
          <w:color w:val="000000"/>
          <w:lang w:val="id-ID"/>
        </w:rPr>
        <w:t>(IS)</w:t>
      </w:r>
      <w:r w:rsidR="009E0687" w:rsidRPr="002945F1">
        <w:rPr>
          <w:rFonts w:ascii="Times New Roman" w:hAnsi="Times New Roman" w:cs="Times New Roman"/>
          <w:color w:val="000000"/>
          <w:lang w:val="id-ID"/>
        </w:rPr>
        <w:t xml:space="preserve"> dan </w:t>
      </w:r>
      <w:r w:rsidR="009E0687" w:rsidRPr="002945F1">
        <w:rPr>
          <w:rFonts w:ascii="Times New Roman" w:hAnsi="Times New Roman" w:cs="Times New Roman"/>
          <w:i/>
          <w:color w:val="000000"/>
          <w:lang w:val="id-ID"/>
        </w:rPr>
        <w:t>Data Quality Services</w:t>
      </w:r>
      <w:r w:rsidR="009E0687" w:rsidRPr="002945F1">
        <w:rPr>
          <w:rFonts w:ascii="Times New Roman" w:hAnsi="Times New Roman" w:cs="Times New Roman"/>
          <w:color w:val="000000"/>
          <w:lang w:val="id-ID"/>
        </w:rPr>
        <w:t xml:space="preserve"> (DQS). </w:t>
      </w:r>
      <w:r w:rsidR="00857020">
        <w:rPr>
          <w:rFonts w:ascii="Times New Roman" w:hAnsi="Times New Roman" w:cs="Times New Roman"/>
          <w:color w:val="000000"/>
          <w:lang w:val="id-ID"/>
        </w:rPr>
        <w:t xml:space="preserve">EIM merupakan </w:t>
      </w:r>
      <w:r w:rsidR="00857020" w:rsidRPr="00ED013D">
        <w:rPr>
          <w:rFonts w:ascii="Times New Roman" w:hAnsi="Times New Roman" w:cs="Times New Roman"/>
          <w:i/>
          <w:color w:val="000000"/>
          <w:lang w:val="id-ID"/>
        </w:rPr>
        <w:t>pl</w:t>
      </w:r>
      <w:r w:rsidR="003F2042" w:rsidRPr="00ED013D">
        <w:rPr>
          <w:rFonts w:ascii="Times New Roman" w:hAnsi="Times New Roman" w:cs="Times New Roman"/>
          <w:i/>
          <w:color w:val="000000"/>
          <w:lang w:val="id-ID"/>
        </w:rPr>
        <w:t>at</w:t>
      </w:r>
      <w:r w:rsidR="00857020" w:rsidRPr="00ED013D">
        <w:rPr>
          <w:rFonts w:ascii="Times New Roman" w:hAnsi="Times New Roman" w:cs="Times New Roman"/>
          <w:i/>
          <w:color w:val="000000"/>
          <w:lang w:val="id-ID"/>
        </w:rPr>
        <w:t>form</w:t>
      </w:r>
      <w:r w:rsidR="00331DF3">
        <w:rPr>
          <w:rFonts w:ascii="Times New Roman" w:hAnsi="Times New Roman" w:cs="Times New Roman"/>
          <w:color w:val="000000"/>
          <w:lang w:val="id-ID"/>
        </w:rPr>
        <w:t xml:space="preserve"> yang telah</w:t>
      </w:r>
      <w:r w:rsidR="003607A0">
        <w:rPr>
          <w:rFonts w:ascii="Times New Roman" w:hAnsi="Times New Roman" w:cs="Times New Roman"/>
          <w:color w:val="000000"/>
          <w:lang w:val="id-ID"/>
        </w:rPr>
        <w:t xml:space="preserve"> banyak</w:t>
      </w:r>
      <w:r w:rsidR="00331DF3">
        <w:rPr>
          <w:rFonts w:ascii="Times New Roman" w:hAnsi="Times New Roman" w:cs="Times New Roman"/>
          <w:color w:val="000000"/>
          <w:lang w:val="id-ID"/>
        </w:rPr>
        <w:t xml:space="preserve"> digunakan oleh perusahaan skala </w:t>
      </w:r>
      <w:r w:rsidR="00331DF3" w:rsidRPr="00A8342A">
        <w:rPr>
          <w:rFonts w:ascii="Times New Roman" w:hAnsi="Times New Roman" w:cs="Times New Roman"/>
          <w:i/>
          <w:color w:val="000000"/>
          <w:lang w:val="id-ID"/>
        </w:rPr>
        <w:t>enterprise</w:t>
      </w:r>
      <w:r w:rsidR="00331DF3">
        <w:rPr>
          <w:rFonts w:ascii="Times New Roman" w:hAnsi="Times New Roman" w:cs="Times New Roman"/>
          <w:color w:val="000000"/>
          <w:lang w:val="id-ID"/>
        </w:rPr>
        <w:t xml:space="preserve"> untuk pengelolaan datanya.</w:t>
      </w:r>
      <w:r w:rsidR="00093E45">
        <w:rPr>
          <w:rFonts w:ascii="Times New Roman" w:hAnsi="Times New Roman" w:cs="Times New Roman"/>
          <w:color w:val="000000"/>
          <w:lang w:val="id-ID"/>
        </w:rPr>
        <w:t xml:space="preserve"> </w:t>
      </w:r>
    </w:p>
    <w:p w14:paraId="72047528" w14:textId="520BEA54" w:rsidR="006A2790" w:rsidRPr="002945F1" w:rsidRDefault="00C56136" w:rsidP="00DA1A2D">
      <w:pPr>
        <w:widowControl w:val="0"/>
        <w:autoSpaceDE w:val="0"/>
        <w:autoSpaceDN w:val="0"/>
        <w:adjustRightInd w:val="0"/>
        <w:spacing w:after="240" w:line="340" w:lineRule="atLeast"/>
        <w:ind w:firstLine="426"/>
        <w:jc w:val="both"/>
        <w:rPr>
          <w:rFonts w:ascii="Times New Roman" w:hAnsi="Times New Roman" w:cs="Times New Roman"/>
          <w:color w:val="000000"/>
          <w:lang w:val="id-ID"/>
        </w:rPr>
      </w:pPr>
      <w:r w:rsidRPr="002945F1">
        <w:rPr>
          <w:rFonts w:ascii="Times New Roman" w:hAnsi="Times New Roman" w:cs="Times New Roman"/>
          <w:color w:val="000000"/>
          <w:lang w:val="id-ID"/>
        </w:rPr>
        <w:t>EIM</w:t>
      </w:r>
      <w:r w:rsidR="001A48C0" w:rsidRPr="002945F1">
        <w:rPr>
          <w:rFonts w:ascii="Times New Roman" w:hAnsi="Times New Roman" w:cs="Times New Roman"/>
          <w:color w:val="000000"/>
          <w:lang w:val="id-ID"/>
        </w:rPr>
        <w:t xml:space="preserve"> </w:t>
      </w:r>
      <w:r w:rsidR="00FF1897" w:rsidRPr="002945F1">
        <w:rPr>
          <w:rFonts w:ascii="Times New Roman" w:hAnsi="Times New Roman" w:cs="Times New Roman"/>
          <w:color w:val="000000"/>
          <w:lang w:val="id-ID"/>
        </w:rPr>
        <w:t xml:space="preserve">memberikan beberapa </w:t>
      </w:r>
      <w:r w:rsidR="00E732F5" w:rsidRPr="002945F1">
        <w:rPr>
          <w:rFonts w:ascii="Times New Roman" w:hAnsi="Times New Roman" w:cs="Times New Roman"/>
          <w:color w:val="000000"/>
          <w:lang w:val="id-ID"/>
        </w:rPr>
        <w:t xml:space="preserve">opsi </w:t>
      </w:r>
      <w:r w:rsidR="00DB08F1">
        <w:rPr>
          <w:rFonts w:ascii="Times New Roman" w:hAnsi="Times New Roman" w:cs="Times New Roman"/>
          <w:color w:val="000000"/>
          <w:lang w:val="id-ID"/>
        </w:rPr>
        <w:t>operasi</w:t>
      </w:r>
      <w:r w:rsidR="00FF1897" w:rsidRPr="002945F1">
        <w:rPr>
          <w:rFonts w:ascii="Times New Roman" w:hAnsi="Times New Roman" w:cs="Times New Roman"/>
          <w:color w:val="000000"/>
          <w:lang w:val="id-ID"/>
        </w:rPr>
        <w:t xml:space="preserve"> untuk </w:t>
      </w:r>
      <w:r w:rsidR="006A2790" w:rsidRPr="002945F1">
        <w:rPr>
          <w:rFonts w:ascii="Times New Roman" w:hAnsi="Times New Roman" w:cs="Times New Roman"/>
          <w:color w:val="000000"/>
          <w:lang w:val="id-ID"/>
        </w:rPr>
        <w:t xml:space="preserve">melakukan </w:t>
      </w:r>
      <w:r w:rsidR="00800DF3">
        <w:rPr>
          <w:rFonts w:ascii="Times New Roman" w:hAnsi="Times New Roman" w:cs="Times New Roman"/>
          <w:color w:val="000000"/>
          <w:lang w:val="id-ID"/>
        </w:rPr>
        <w:t>pembangkitan data yang berku</w:t>
      </w:r>
      <w:r w:rsidR="001633A4">
        <w:rPr>
          <w:rFonts w:ascii="Times New Roman" w:hAnsi="Times New Roman" w:cs="Times New Roman"/>
          <w:color w:val="000000"/>
          <w:lang w:val="id-ID"/>
        </w:rPr>
        <w:t>a</w:t>
      </w:r>
      <w:r w:rsidR="00800DF3">
        <w:rPr>
          <w:rFonts w:ascii="Times New Roman" w:hAnsi="Times New Roman" w:cs="Times New Roman"/>
          <w:color w:val="000000"/>
          <w:lang w:val="id-ID"/>
        </w:rPr>
        <w:t>l</w:t>
      </w:r>
      <w:r w:rsidR="001633A4">
        <w:rPr>
          <w:rFonts w:ascii="Times New Roman" w:hAnsi="Times New Roman" w:cs="Times New Roman"/>
          <w:color w:val="000000"/>
          <w:lang w:val="id-ID"/>
        </w:rPr>
        <w:t>itas.</w:t>
      </w:r>
      <w:r w:rsidR="000F1418" w:rsidRPr="002945F1">
        <w:rPr>
          <w:rFonts w:ascii="Times New Roman" w:hAnsi="Times New Roman" w:cs="Times New Roman"/>
          <w:color w:val="000000"/>
          <w:lang w:val="id-ID"/>
        </w:rPr>
        <w:t xml:space="preserve"> </w:t>
      </w:r>
      <w:r w:rsidR="005469F5" w:rsidRPr="002945F1">
        <w:rPr>
          <w:rFonts w:ascii="Times New Roman" w:hAnsi="Times New Roman" w:cs="Times New Roman"/>
          <w:color w:val="000000"/>
          <w:lang w:val="id-ID"/>
        </w:rPr>
        <w:t>Operasi</w:t>
      </w:r>
      <w:r w:rsidR="006278D3">
        <w:rPr>
          <w:rFonts w:ascii="Times New Roman" w:hAnsi="Times New Roman" w:cs="Times New Roman"/>
          <w:color w:val="000000"/>
          <w:lang w:val="id-ID"/>
        </w:rPr>
        <w:t xml:space="preserve"> untuk melakukan</w:t>
      </w:r>
      <w:r w:rsidR="005469F5" w:rsidRPr="002945F1">
        <w:rPr>
          <w:rFonts w:ascii="Times New Roman" w:hAnsi="Times New Roman" w:cs="Times New Roman"/>
          <w:color w:val="000000"/>
          <w:lang w:val="id-ID"/>
        </w:rPr>
        <w:t xml:space="preserve"> </w:t>
      </w:r>
      <w:r w:rsidR="006A2790" w:rsidRPr="002945F1">
        <w:rPr>
          <w:rFonts w:ascii="Times New Roman" w:hAnsi="Times New Roman" w:cs="Times New Roman"/>
          <w:color w:val="000000"/>
          <w:lang w:val="id-ID"/>
        </w:rPr>
        <w:t xml:space="preserve">manajemen </w:t>
      </w:r>
      <w:r w:rsidR="00C566C7">
        <w:rPr>
          <w:rFonts w:ascii="Times New Roman" w:hAnsi="Times New Roman" w:cs="Times New Roman"/>
          <w:color w:val="000000"/>
          <w:lang w:val="id-ID"/>
        </w:rPr>
        <w:t xml:space="preserve">data </w:t>
      </w:r>
      <w:r w:rsidR="00EC248D">
        <w:rPr>
          <w:rFonts w:ascii="Times New Roman" w:hAnsi="Times New Roman" w:cs="Times New Roman"/>
          <w:color w:val="000000"/>
          <w:lang w:val="id-ID"/>
        </w:rPr>
        <w:t>ber</w:t>
      </w:r>
      <w:r w:rsidR="006A2790" w:rsidRPr="002945F1">
        <w:rPr>
          <w:rFonts w:ascii="Times New Roman" w:hAnsi="Times New Roman" w:cs="Times New Roman"/>
          <w:color w:val="000000"/>
          <w:lang w:val="id-ID"/>
        </w:rPr>
        <w:t>basis pengetahuan, pembersihan</w:t>
      </w:r>
      <w:r w:rsidR="00A46A05" w:rsidRPr="002945F1">
        <w:rPr>
          <w:rFonts w:ascii="Times New Roman" w:hAnsi="Times New Roman" w:cs="Times New Roman"/>
          <w:color w:val="000000"/>
          <w:lang w:val="id-ID"/>
        </w:rPr>
        <w:t xml:space="preserve"> data</w:t>
      </w:r>
      <w:r w:rsidR="006A2790" w:rsidRPr="002945F1">
        <w:rPr>
          <w:rFonts w:ascii="Times New Roman" w:hAnsi="Times New Roman" w:cs="Times New Roman"/>
          <w:color w:val="000000"/>
          <w:lang w:val="id-ID"/>
        </w:rPr>
        <w:t xml:space="preserve">, dan </w:t>
      </w:r>
      <w:r w:rsidR="00195684" w:rsidRPr="002945F1">
        <w:rPr>
          <w:rFonts w:ascii="Times New Roman" w:hAnsi="Times New Roman" w:cs="Times New Roman"/>
          <w:color w:val="000000"/>
          <w:lang w:val="id-ID"/>
        </w:rPr>
        <w:t>pen</w:t>
      </w:r>
      <w:r w:rsidR="006A2790" w:rsidRPr="002945F1">
        <w:rPr>
          <w:rFonts w:ascii="Times New Roman" w:hAnsi="Times New Roman" w:cs="Times New Roman"/>
          <w:color w:val="000000"/>
          <w:lang w:val="id-ID"/>
        </w:rPr>
        <w:t>cocok</w:t>
      </w:r>
      <w:r w:rsidR="00195684" w:rsidRPr="002945F1">
        <w:rPr>
          <w:rFonts w:ascii="Times New Roman" w:hAnsi="Times New Roman" w:cs="Times New Roman"/>
          <w:color w:val="000000"/>
          <w:lang w:val="id-ID"/>
        </w:rPr>
        <w:t xml:space="preserve">an data </w:t>
      </w:r>
      <w:r w:rsidR="00D0396D" w:rsidRPr="002945F1">
        <w:rPr>
          <w:rFonts w:ascii="Times New Roman" w:hAnsi="Times New Roman" w:cs="Times New Roman"/>
          <w:color w:val="000000"/>
          <w:lang w:val="id-ID"/>
        </w:rPr>
        <w:t xml:space="preserve">dapat dilakukan </w:t>
      </w:r>
      <w:r w:rsidR="00F420E3" w:rsidRPr="002945F1">
        <w:rPr>
          <w:rFonts w:ascii="Times New Roman" w:hAnsi="Times New Roman" w:cs="Times New Roman"/>
          <w:color w:val="000000"/>
          <w:lang w:val="id-ID"/>
        </w:rPr>
        <w:t>pada</w:t>
      </w:r>
      <w:r w:rsidR="005A7B86">
        <w:rPr>
          <w:rFonts w:ascii="Times New Roman" w:hAnsi="Times New Roman" w:cs="Times New Roman"/>
          <w:color w:val="000000"/>
          <w:lang w:val="id-ID"/>
        </w:rPr>
        <w:t xml:space="preserve"> </w:t>
      </w:r>
      <w:r w:rsidR="005A7B86" w:rsidRPr="005A7B86">
        <w:rPr>
          <w:rFonts w:ascii="Times New Roman" w:hAnsi="Times New Roman" w:cs="Times New Roman"/>
          <w:i/>
          <w:color w:val="000000"/>
          <w:lang w:val="id-ID"/>
        </w:rPr>
        <w:t>data quality service</w:t>
      </w:r>
      <w:r w:rsidR="006A2790" w:rsidRPr="002945F1">
        <w:rPr>
          <w:rFonts w:ascii="Times New Roman" w:hAnsi="Times New Roman" w:cs="Times New Roman"/>
          <w:color w:val="000000"/>
          <w:lang w:val="id-ID"/>
        </w:rPr>
        <w:t xml:space="preserve"> </w:t>
      </w:r>
      <w:r w:rsidR="005A7B86">
        <w:rPr>
          <w:rFonts w:ascii="Times New Roman" w:hAnsi="Times New Roman" w:cs="Times New Roman"/>
          <w:color w:val="000000"/>
          <w:lang w:val="id-ID"/>
        </w:rPr>
        <w:t>(</w:t>
      </w:r>
      <w:r w:rsidR="00324D00" w:rsidRPr="002945F1">
        <w:rPr>
          <w:rFonts w:ascii="Times New Roman" w:hAnsi="Times New Roman" w:cs="Times New Roman"/>
          <w:color w:val="000000"/>
          <w:lang w:val="id-ID"/>
        </w:rPr>
        <w:t>DQS</w:t>
      </w:r>
      <w:r w:rsidR="005A7B86">
        <w:rPr>
          <w:rFonts w:ascii="Times New Roman" w:hAnsi="Times New Roman" w:cs="Times New Roman"/>
          <w:color w:val="000000"/>
          <w:lang w:val="id-ID"/>
        </w:rPr>
        <w:t>)</w:t>
      </w:r>
      <w:r w:rsidR="00D56A61" w:rsidRPr="002945F1">
        <w:rPr>
          <w:rFonts w:ascii="Times New Roman" w:hAnsi="Times New Roman" w:cs="Times New Roman"/>
          <w:color w:val="000000"/>
          <w:lang w:val="id-ID"/>
        </w:rPr>
        <w:t xml:space="preserve">. </w:t>
      </w:r>
      <w:r w:rsidR="009F6415">
        <w:rPr>
          <w:rFonts w:ascii="Times New Roman" w:hAnsi="Times New Roman" w:cs="Times New Roman"/>
          <w:color w:val="000000"/>
          <w:lang w:val="id-ID"/>
        </w:rPr>
        <w:t xml:space="preserve">Selain </w:t>
      </w:r>
      <w:r w:rsidR="008C223E">
        <w:rPr>
          <w:rFonts w:ascii="Times New Roman" w:hAnsi="Times New Roman" w:cs="Times New Roman"/>
          <w:color w:val="000000"/>
          <w:lang w:val="id-ID"/>
        </w:rPr>
        <w:t xml:space="preserve"> </w:t>
      </w:r>
      <w:r w:rsidR="007D2F78">
        <w:rPr>
          <w:rFonts w:ascii="Times New Roman" w:hAnsi="Times New Roman" w:cs="Times New Roman"/>
          <w:color w:val="000000"/>
          <w:lang w:val="id-ID"/>
        </w:rPr>
        <w:t xml:space="preserve">itu, </w:t>
      </w:r>
      <w:r w:rsidR="0071375F">
        <w:rPr>
          <w:rFonts w:ascii="Times New Roman" w:hAnsi="Times New Roman" w:cs="Times New Roman"/>
          <w:color w:val="000000"/>
          <w:lang w:val="id-ID"/>
        </w:rPr>
        <w:t xml:space="preserve">pada </w:t>
      </w:r>
      <w:r w:rsidR="008C223E">
        <w:rPr>
          <w:rFonts w:ascii="Times New Roman" w:hAnsi="Times New Roman" w:cs="Times New Roman"/>
          <w:color w:val="000000"/>
          <w:lang w:val="id-ID"/>
        </w:rPr>
        <w:t xml:space="preserve">komponen </w:t>
      </w:r>
      <w:r w:rsidR="008C223E" w:rsidRPr="008C223E">
        <w:rPr>
          <w:rFonts w:ascii="Times New Roman" w:hAnsi="Times New Roman" w:cs="Times New Roman"/>
          <w:i/>
          <w:color w:val="000000"/>
          <w:lang w:val="id-ID"/>
        </w:rPr>
        <w:t>integration service</w:t>
      </w:r>
      <w:r w:rsidR="008C223E">
        <w:rPr>
          <w:rFonts w:ascii="Times New Roman" w:hAnsi="Times New Roman" w:cs="Times New Roman"/>
          <w:color w:val="000000"/>
          <w:lang w:val="id-ID"/>
        </w:rPr>
        <w:t xml:space="preserve"> (IS)</w:t>
      </w:r>
      <w:r w:rsidR="001B50F3">
        <w:rPr>
          <w:rFonts w:ascii="Times New Roman" w:hAnsi="Times New Roman" w:cs="Times New Roman"/>
          <w:color w:val="000000"/>
          <w:lang w:val="id-ID"/>
        </w:rPr>
        <w:t>, dapat di</w:t>
      </w:r>
      <w:r w:rsidR="008C223E">
        <w:rPr>
          <w:rFonts w:ascii="Times New Roman" w:hAnsi="Times New Roman" w:cs="Times New Roman"/>
          <w:color w:val="000000"/>
          <w:lang w:val="id-ID"/>
        </w:rPr>
        <w:t>lakukan</w:t>
      </w:r>
      <w:r w:rsidR="00527176" w:rsidRPr="002945F1">
        <w:rPr>
          <w:rFonts w:ascii="Times New Roman" w:hAnsi="Times New Roman" w:cs="Times New Roman"/>
          <w:color w:val="000000"/>
          <w:lang w:val="id-ID"/>
        </w:rPr>
        <w:t xml:space="preserve"> p</w:t>
      </w:r>
      <w:r w:rsidR="006A2790" w:rsidRPr="002945F1">
        <w:rPr>
          <w:rFonts w:ascii="Times New Roman" w:hAnsi="Times New Roman" w:cs="Times New Roman"/>
          <w:color w:val="000000"/>
          <w:lang w:val="id-ID"/>
        </w:rPr>
        <w:t>embersihan</w:t>
      </w:r>
      <w:r w:rsidR="007172B4" w:rsidRPr="002945F1">
        <w:rPr>
          <w:rFonts w:ascii="Times New Roman" w:hAnsi="Times New Roman" w:cs="Times New Roman"/>
          <w:color w:val="000000"/>
          <w:lang w:val="id-ID"/>
        </w:rPr>
        <w:t xml:space="preserve"> </w:t>
      </w:r>
      <w:r w:rsidR="00647977" w:rsidRPr="002945F1">
        <w:rPr>
          <w:rFonts w:ascii="Times New Roman" w:hAnsi="Times New Roman" w:cs="Times New Roman"/>
          <w:color w:val="000000"/>
          <w:lang w:val="id-ID"/>
        </w:rPr>
        <w:t xml:space="preserve">data </w:t>
      </w:r>
      <w:r w:rsidR="006A2790" w:rsidRPr="002945F1">
        <w:rPr>
          <w:rFonts w:ascii="Times New Roman" w:hAnsi="Times New Roman" w:cs="Times New Roman"/>
          <w:color w:val="000000"/>
          <w:lang w:val="id-ID"/>
        </w:rPr>
        <w:t xml:space="preserve">menggunakan </w:t>
      </w:r>
      <w:r w:rsidR="00D82AB6" w:rsidRPr="002945F1">
        <w:rPr>
          <w:rFonts w:ascii="Times New Roman" w:hAnsi="Times New Roman" w:cs="Times New Roman"/>
          <w:i/>
          <w:color w:val="000000"/>
          <w:lang w:val="id-ID"/>
        </w:rPr>
        <w:t>fuzzy l</w:t>
      </w:r>
      <w:r w:rsidR="009D31C6" w:rsidRPr="002945F1">
        <w:rPr>
          <w:rFonts w:ascii="Times New Roman" w:hAnsi="Times New Roman" w:cs="Times New Roman"/>
          <w:i/>
          <w:color w:val="000000"/>
          <w:lang w:val="id-ID"/>
        </w:rPr>
        <w:t>ookup</w:t>
      </w:r>
      <w:r w:rsidR="009D31C6" w:rsidRPr="002945F1">
        <w:rPr>
          <w:rFonts w:ascii="Times New Roman" w:hAnsi="Times New Roman" w:cs="Times New Roman"/>
          <w:color w:val="000000"/>
          <w:lang w:val="id-ID"/>
        </w:rPr>
        <w:t xml:space="preserve">, dan </w:t>
      </w:r>
      <w:r w:rsidR="002063D3" w:rsidRPr="002945F1">
        <w:rPr>
          <w:rFonts w:ascii="Times New Roman" w:hAnsi="Times New Roman" w:cs="Times New Roman"/>
          <w:i/>
          <w:color w:val="000000"/>
          <w:lang w:val="id-ID"/>
        </w:rPr>
        <w:t>l</w:t>
      </w:r>
      <w:r w:rsidR="00405C4A" w:rsidRPr="002945F1">
        <w:rPr>
          <w:rFonts w:ascii="Times New Roman" w:hAnsi="Times New Roman" w:cs="Times New Roman"/>
          <w:i/>
          <w:color w:val="000000"/>
          <w:lang w:val="id-ID"/>
        </w:rPr>
        <w:t>ookup f</w:t>
      </w:r>
      <w:r w:rsidR="006A2790" w:rsidRPr="002945F1">
        <w:rPr>
          <w:rFonts w:ascii="Times New Roman" w:hAnsi="Times New Roman" w:cs="Times New Roman"/>
          <w:i/>
          <w:color w:val="000000"/>
          <w:lang w:val="id-ID"/>
        </w:rPr>
        <w:t>uzzy</w:t>
      </w:r>
      <w:r w:rsidR="009D31C6" w:rsidRPr="002945F1">
        <w:rPr>
          <w:rFonts w:ascii="Times New Roman" w:hAnsi="Times New Roman" w:cs="Times New Roman"/>
          <w:i/>
          <w:color w:val="000000"/>
          <w:lang w:val="id-ID"/>
        </w:rPr>
        <w:t xml:space="preserve"> transformation</w:t>
      </w:r>
      <w:r w:rsidR="00F06881">
        <w:rPr>
          <w:rFonts w:ascii="Times New Roman" w:hAnsi="Times New Roman" w:cs="Times New Roman"/>
          <w:color w:val="000000"/>
          <w:lang w:val="id-ID"/>
        </w:rPr>
        <w:t xml:space="preserve"> </w:t>
      </w:r>
      <w:r w:rsidR="00182E24">
        <w:rPr>
          <w:rFonts w:ascii="Times New Roman" w:hAnsi="Times New Roman" w:cs="Times New Roman"/>
          <w:color w:val="000000"/>
          <w:lang w:val="id-ID"/>
        </w:rPr>
        <w:t xml:space="preserve">dan </w:t>
      </w:r>
      <w:r w:rsidR="00F06881" w:rsidRPr="002945F1">
        <w:rPr>
          <w:rFonts w:ascii="Times New Roman" w:hAnsi="Times New Roman" w:cs="Times New Roman"/>
          <w:color w:val="000000"/>
          <w:lang w:val="id-ID"/>
        </w:rPr>
        <w:t>operasi</w:t>
      </w:r>
      <w:r w:rsidR="00182E24">
        <w:rPr>
          <w:rFonts w:ascii="Times New Roman" w:hAnsi="Times New Roman" w:cs="Times New Roman"/>
          <w:color w:val="000000"/>
          <w:lang w:val="id-ID"/>
        </w:rPr>
        <w:t xml:space="preserve"> tersebut dapat dilaku</w:t>
      </w:r>
      <w:r w:rsidR="00075E5B">
        <w:rPr>
          <w:rFonts w:ascii="Times New Roman" w:hAnsi="Times New Roman" w:cs="Times New Roman"/>
          <w:color w:val="000000"/>
          <w:lang w:val="id-ID"/>
        </w:rPr>
        <w:t>k</w:t>
      </w:r>
      <w:r w:rsidR="00182E24">
        <w:rPr>
          <w:rFonts w:ascii="Times New Roman" w:hAnsi="Times New Roman" w:cs="Times New Roman"/>
          <w:color w:val="000000"/>
          <w:lang w:val="id-ID"/>
        </w:rPr>
        <w:t>an</w:t>
      </w:r>
      <w:r w:rsidR="00075E5B">
        <w:rPr>
          <w:rFonts w:ascii="Times New Roman" w:hAnsi="Times New Roman" w:cs="Times New Roman"/>
          <w:color w:val="000000"/>
          <w:lang w:val="id-ID"/>
        </w:rPr>
        <w:t xml:space="preserve"> secara</w:t>
      </w:r>
      <w:r w:rsidR="00F06881" w:rsidRPr="002945F1">
        <w:rPr>
          <w:rFonts w:ascii="Times New Roman" w:hAnsi="Times New Roman" w:cs="Times New Roman"/>
          <w:color w:val="000000"/>
          <w:lang w:val="id-ID"/>
        </w:rPr>
        <w:t xml:space="preserve"> </w:t>
      </w:r>
      <w:r w:rsidR="00F06881" w:rsidRPr="002945F1">
        <w:rPr>
          <w:rFonts w:ascii="Times New Roman" w:hAnsi="Times New Roman" w:cs="Times New Roman"/>
          <w:i/>
          <w:color w:val="000000"/>
          <w:lang w:val="id-ID"/>
        </w:rPr>
        <w:t>batch</w:t>
      </w:r>
      <w:r w:rsidR="00500475">
        <w:rPr>
          <w:rFonts w:ascii="Times New Roman" w:hAnsi="Times New Roman" w:cs="Times New Roman"/>
          <w:color w:val="000000"/>
          <w:lang w:val="id-ID"/>
        </w:rPr>
        <w:t xml:space="preserve"> tanpa pengawasan</w:t>
      </w:r>
      <w:r w:rsidR="006A2790" w:rsidRPr="002945F1">
        <w:rPr>
          <w:rFonts w:ascii="Times New Roman" w:hAnsi="Times New Roman" w:cs="Times New Roman"/>
          <w:color w:val="000000"/>
          <w:lang w:val="id-ID"/>
        </w:rPr>
        <w:t xml:space="preserve">. </w:t>
      </w:r>
      <w:r w:rsidR="00EF36A6" w:rsidRPr="002945F1">
        <w:rPr>
          <w:rFonts w:ascii="Times New Roman" w:hAnsi="Times New Roman" w:cs="Times New Roman"/>
          <w:color w:val="000000"/>
          <w:lang w:val="id-ID"/>
        </w:rPr>
        <w:t>Sedangkan,</w:t>
      </w:r>
      <w:r w:rsidR="006A2790" w:rsidRPr="002945F1">
        <w:rPr>
          <w:rFonts w:ascii="Times New Roman" w:hAnsi="Times New Roman" w:cs="Times New Roman"/>
          <w:color w:val="000000"/>
          <w:lang w:val="id-ID"/>
        </w:rPr>
        <w:t xml:space="preserve"> </w:t>
      </w:r>
      <w:r w:rsidR="0010659D">
        <w:rPr>
          <w:rFonts w:ascii="Times New Roman" w:hAnsi="Times New Roman" w:cs="Times New Roman"/>
          <w:color w:val="000000"/>
          <w:lang w:val="id-ID"/>
        </w:rPr>
        <w:t>MDS memiliki kemampuan untuk melakukan</w:t>
      </w:r>
      <w:r w:rsidR="00A23E30">
        <w:rPr>
          <w:rFonts w:ascii="Times New Roman" w:hAnsi="Times New Roman" w:cs="Times New Roman"/>
          <w:color w:val="000000"/>
          <w:lang w:val="id-ID"/>
        </w:rPr>
        <w:t xml:space="preserve"> pembuatan model dan basis pengetahuan. </w:t>
      </w:r>
    </w:p>
    <w:p w14:paraId="36E58927" w14:textId="27F8D779" w:rsidR="00155724" w:rsidRPr="002945F1" w:rsidRDefault="00F93B34" w:rsidP="004573ED">
      <w:pPr>
        <w:widowControl w:val="0"/>
        <w:autoSpaceDE w:val="0"/>
        <w:autoSpaceDN w:val="0"/>
        <w:adjustRightInd w:val="0"/>
        <w:spacing w:after="240" w:line="340" w:lineRule="atLeast"/>
        <w:ind w:firstLine="426"/>
        <w:jc w:val="both"/>
        <w:rPr>
          <w:rFonts w:ascii="Times New Roman" w:hAnsi="Times New Roman" w:cs="Times New Roman"/>
          <w:color w:val="000000"/>
          <w:lang w:val="id-ID"/>
        </w:rPr>
      </w:pPr>
      <w:r w:rsidRPr="002945F1">
        <w:rPr>
          <w:rFonts w:ascii="Times New Roman" w:hAnsi="Times New Roman" w:cs="Times New Roman"/>
          <w:color w:val="000000"/>
          <w:lang w:val="id-ID"/>
        </w:rPr>
        <w:lastRenderedPageBreak/>
        <w:t>Algoritme</w:t>
      </w:r>
      <w:r w:rsidR="00B841BC" w:rsidRPr="002945F1">
        <w:rPr>
          <w:rFonts w:ascii="Times New Roman" w:hAnsi="Times New Roman" w:cs="Times New Roman"/>
          <w:color w:val="000000"/>
          <w:lang w:val="id-ID"/>
        </w:rPr>
        <w:t xml:space="preserve"> </w:t>
      </w:r>
      <w:r w:rsidR="00CD5BF3" w:rsidRPr="002945F1">
        <w:rPr>
          <w:rFonts w:ascii="Times New Roman" w:hAnsi="Times New Roman" w:cs="Times New Roman"/>
          <w:color w:val="000000"/>
          <w:lang w:val="id-ID"/>
        </w:rPr>
        <w:t xml:space="preserve">pengelompokan, pencocokan dan pembersihan data pada EIM berdasarkan </w:t>
      </w:r>
      <w:r w:rsidR="008829E3" w:rsidRPr="002945F1">
        <w:rPr>
          <w:rFonts w:ascii="Times New Roman" w:hAnsi="Times New Roman" w:cs="Times New Roman"/>
          <w:color w:val="000000"/>
          <w:lang w:val="id-ID"/>
        </w:rPr>
        <w:t xml:space="preserve">pada </w:t>
      </w:r>
      <w:r w:rsidR="004D7F6D" w:rsidRPr="002945F1">
        <w:rPr>
          <w:rFonts w:ascii="Times New Roman" w:hAnsi="Times New Roman" w:cs="Times New Roman"/>
          <w:color w:val="000000"/>
          <w:lang w:val="id-ID"/>
        </w:rPr>
        <w:t>prinsip</w:t>
      </w:r>
      <w:r w:rsidR="00CD5BF3" w:rsidRPr="002945F1">
        <w:rPr>
          <w:rFonts w:ascii="Times New Roman" w:hAnsi="Times New Roman" w:cs="Times New Roman"/>
          <w:color w:val="000000"/>
          <w:lang w:val="id-ID"/>
        </w:rPr>
        <w:t xml:space="preserve"> Fuzzy</w:t>
      </w:r>
      <w:r w:rsidR="00640C0F" w:rsidRPr="002945F1">
        <w:rPr>
          <w:rFonts w:ascii="Times New Roman" w:hAnsi="Times New Roman" w:cs="Times New Roman"/>
          <w:color w:val="000000"/>
          <w:lang w:val="id-ID"/>
        </w:rPr>
        <w:t xml:space="preserve">. Sebagai contoh, </w:t>
      </w:r>
      <w:r w:rsidR="00DF341B" w:rsidRPr="002945F1">
        <w:rPr>
          <w:rFonts w:ascii="Times New Roman" w:hAnsi="Times New Roman" w:cs="Times New Roman"/>
          <w:color w:val="000000"/>
          <w:lang w:val="id-ID"/>
        </w:rPr>
        <w:t>p</w:t>
      </w:r>
      <w:r w:rsidR="00070A64" w:rsidRPr="002945F1">
        <w:rPr>
          <w:rFonts w:ascii="Times New Roman" w:hAnsi="Times New Roman" w:cs="Times New Roman"/>
          <w:color w:val="000000"/>
          <w:lang w:val="id-ID"/>
        </w:rPr>
        <w:t xml:space="preserve">engelompokan data menggunakan Fuzzy </w:t>
      </w:r>
      <w:r w:rsidR="004D21D6" w:rsidRPr="002945F1">
        <w:rPr>
          <w:rFonts w:ascii="Times New Roman" w:hAnsi="Times New Roman" w:cs="Times New Roman"/>
          <w:color w:val="000000"/>
          <w:lang w:val="id-ID"/>
        </w:rPr>
        <w:t>grouping</w:t>
      </w:r>
      <w:r w:rsidR="00CD008E" w:rsidRPr="002945F1">
        <w:rPr>
          <w:rFonts w:ascii="Times New Roman" w:hAnsi="Times New Roman" w:cs="Times New Roman"/>
          <w:color w:val="000000"/>
          <w:lang w:val="id-ID"/>
        </w:rPr>
        <w:t xml:space="preserve">. </w:t>
      </w:r>
      <w:r w:rsidR="002B227F" w:rsidRPr="002945F1">
        <w:rPr>
          <w:rFonts w:ascii="Times New Roman" w:hAnsi="Times New Roman" w:cs="Times New Roman"/>
          <w:color w:val="000000"/>
          <w:lang w:val="id-ID"/>
        </w:rPr>
        <w:t xml:space="preserve">Algoritme </w:t>
      </w:r>
      <w:r w:rsidR="00772D55" w:rsidRPr="002945F1">
        <w:rPr>
          <w:rFonts w:ascii="Times New Roman" w:hAnsi="Times New Roman" w:cs="Times New Roman"/>
          <w:color w:val="000000"/>
          <w:lang w:val="id-ID"/>
        </w:rPr>
        <w:t xml:space="preserve">Fuzzy grouping </w:t>
      </w:r>
      <w:r w:rsidR="00CB7C68" w:rsidRPr="002945F1">
        <w:rPr>
          <w:rFonts w:ascii="Times New Roman" w:hAnsi="Times New Roman" w:cs="Times New Roman"/>
          <w:color w:val="000000"/>
          <w:lang w:val="id-ID"/>
        </w:rPr>
        <w:t xml:space="preserve">telah digunakan </w:t>
      </w:r>
      <w:r w:rsidR="00107A1E" w:rsidRPr="002945F1">
        <w:rPr>
          <w:rFonts w:ascii="Times New Roman" w:hAnsi="Times New Roman" w:cs="Times New Roman"/>
          <w:color w:val="000000"/>
          <w:lang w:val="id-ID"/>
        </w:rPr>
        <w:t xml:space="preserve">Microsoft </w:t>
      </w:r>
      <w:r w:rsidR="00CB7C68" w:rsidRPr="002945F1">
        <w:rPr>
          <w:rFonts w:ascii="Times New Roman" w:hAnsi="Times New Roman" w:cs="Times New Roman"/>
          <w:color w:val="000000"/>
          <w:lang w:val="id-ID"/>
        </w:rPr>
        <w:t>untuk</w:t>
      </w:r>
      <w:r w:rsidR="00EA0D47" w:rsidRPr="002945F1">
        <w:rPr>
          <w:rFonts w:ascii="Times New Roman" w:hAnsi="Times New Roman" w:cs="Times New Roman"/>
          <w:color w:val="000000"/>
          <w:lang w:val="id-ID"/>
        </w:rPr>
        <w:t xml:space="preserve"> operasi</w:t>
      </w:r>
      <w:r w:rsidR="009A66E7" w:rsidRPr="002945F1">
        <w:rPr>
          <w:rFonts w:ascii="Times New Roman" w:hAnsi="Times New Roman" w:cs="Times New Roman"/>
          <w:color w:val="000000"/>
          <w:lang w:val="id-ID"/>
        </w:rPr>
        <w:t xml:space="preserve"> </w:t>
      </w:r>
      <w:r w:rsidR="00341C0C" w:rsidRPr="002945F1">
        <w:rPr>
          <w:rFonts w:ascii="Times New Roman" w:hAnsi="Times New Roman" w:cs="Times New Roman"/>
          <w:i/>
          <w:color w:val="000000"/>
          <w:lang w:val="id-ID"/>
        </w:rPr>
        <w:t>geocode</w:t>
      </w:r>
      <w:r w:rsidR="004300E9" w:rsidRPr="002945F1">
        <w:rPr>
          <w:rFonts w:ascii="Times New Roman" w:hAnsi="Times New Roman" w:cs="Times New Roman"/>
          <w:i/>
          <w:color w:val="000000"/>
          <w:lang w:val="id-ID"/>
        </w:rPr>
        <w:t xml:space="preserve"> query</w:t>
      </w:r>
      <w:r w:rsidR="00CD008E" w:rsidRPr="002945F1">
        <w:rPr>
          <w:rFonts w:ascii="Times New Roman" w:hAnsi="Times New Roman" w:cs="Times New Roman"/>
          <w:i/>
          <w:color w:val="000000"/>
          <w:lang w:val="id-ID"/>
        </w:rPr>
        <w:t xml:space="preserve"> </w:t>
      </w:r>
      <w:r w:rsidR="003931F9" w:rsidRPr="002945F1">
        <w:rPr>
          <w:rFonts w:ascii="Times New Roman" w:hAnsi="Times New Roman" w:cs="Times New Roman"/>
          <w:color w:val="000000"/>
          <w:lang w:val="id-ID"/>
        </w:rPr>
        <w:t>pada</w:t>
      </w:r>
      <w:r w:rsidR="00CD008E" w:rsidRPr="002945F1">
        <w:rPr>
          <w:rFonts w:ascii="Times New Roman" w:hAnsi="Times New Roman" w:cs="Times New Roman"/>
          <w:color w:val="000000"/>
          <w:lang w:val="id-ID"/>
        </w:rPr>
        <w:t xml:space="preserve"> Bing Maps</w:t>
      </w:r>
      <w:r w:rsidR="00FF1F22" w:rsidRPr="002945F1">
        <w:rPr>
          <w:rFonts w:ascii="Times New Roman" w:hAnsi="Times New Roman" w:cs="Times New Roman"/>
          <w:color w:val="000000"/>
          <w:lang w:val="id-ID"/>
        </w:rPr>
        <w:t xml:space="preserve"> (2011)</w:t>
      </w:r>
      <w:r w:rsidR="00CD008E" w:rsidRPr="002945F1">
        <w:rPr>
          <w:rFonts w:ascii="Times New Roman" w:hAnsi="Times New Roman" w:cs="Times New Roman"/>
          <w:color w:val="000000"/>
          <w:lang w:val="id-ID"/>
        </w:rPr>
        <w:t>.</w:t>
      </w:r>
      <w:r w:rsidR="001C0C2F" w:rsidRPr="002945F1">
        <w:rPr>
          <w:rFonts w:ascii="Times New Roman" w:hAnsi="Times New Roman" w:cs="Times New Roman"/>
          <w:color w:val="000000"/>
          <w:lang w:val="id-ID"/>
        </w:rPr>
        <w:t xml:space="preserve"> Disamping itu</w:t>
      </w:r>
      <w:r w:rsidR="00275A22" w:rsidRPr="002945F1">
        <w:rPr>
          <w:rFonts w:ascii="Times New Roman" w:hAnsi="Times New Roman" w:cs="Times New Roman"/>
          <w:color w:val="000000"/>
          <w:lang w:val="id-ID"/>
        </w:rPr>
        <w:t xml:space="preserve">, </w:t>
      </w:r>
      <w:r w:rsidR="003410DB" w:rsidRPr="002945F1">
        <w:rPr>
          <w:rFonts w:ascii="Times New Roman" w:hAnsi="Times New Roman" w:cs="Times New Roman"/>
          <w:color w:val="000000"/>
          <w:lang w:val="id-ID"/>
        </w:rPr>
        <w:t xml:space="preserve">operasi </w:t>
      </w:r>
      <w:r w:rsidR="00554CE6" w:rsidRPr="002945F1">
        <w:rPr>
          <w:rFonts w:ascii="Times New Roman" w:hAnsi="Times New Roman" w:cs="Times New Roman"/>
          <w:color w:val="000000"/>
          <w:lang w:val="id-ID"/>
        </w:rPr>
        <w:t>p</w:t>
      </w:r>
      <w:r w:rsidR="00070A64" w:rsidRPr="002945F1">
        <w:rPr>
          <w:rFonts w:ascii="Times New Roman" w:hAnsi="Times New Roman" w:cs="Times New Roman"/>
          <w:color w:val="000000"/>
          <w:lang w:val="id-ID"/>
        </w:rPr>
        <w:t>encocokan menggunakan Fuzzy Matching.</w:t>
      </w:r>
      <w:r w:rsidR="00404086" w:rsidRPr="002945F1">
        <w:rPr>
          <w:rFonts w:ascii="Times New Roman" w:hAnsi="Times New Roman" w:cs="Times New Roman"/>
          <w:color w:val="000000"/>
          <w:lang w:val="id-ID"/>
        </w:rPr>
        <w:t xml:space="preserve"> Sedangkan pembersihan d</w:t>
      </w:r>
      <w:r w:rsidR="006225D7" w:rsidRPr="002945F1">
        <w:rPr>
          <w:rFonts w:ascii="Times New Roman" w:hAnsi="Times New Roman" w:cs="Times New Roman"/>
          <w:color w:val="000000"/>
          <w:lang w:val="id-ID"/>
        </w:rPr>
        <w:t>ata menggunakan Fuzzy Lookup</w:t>
      </w:r>
      <w:r w:rsidR="00404086" w:rsidRPr="002945F1">
        <w:rPr>
          <w:rFonts w:ascii="Times New Roman" w:hAnsi="Times New Roman" w:cs="Times New Roman"/>
          <w:color w:val="000000"/>
          <w:lang w:val="id-ID"/>
        </w:rPr>
        <w:t xml:space="preserve">. </w:t>
      </w:r>
      <w:r w:rsidR="00CD5BF3" w:rsidRPr="002945F1">
        <w:rPr>
          <w:rFonts w:ascii="Times New Roman" w:hAnsi="Times New Roman" w:cs="Times New Roman"/>
          <w:color w:val="000000"/>
          <w:lang w:val="id-ID"/>
        </w:rPr>
        <w:t xml:space="preserve"> </w:t>
      </w:r>
      <w:r w:rsidR="00224255" w:rsidRPr="002945F1">
        <w:rPr>
          <w:rFonts w:ascii="Times New Roman" w:hAnsi="Times New Roman" w:cs="Times New Roman"/>
          <w:color w:val="000000"/>
          <w:lang w:val="id-ID"/>
        </w:rPr>
        <w:t xml:space="preserve">Fuzzy Lookup dikembangkan dan </w:t>
      </w:r>
      <w:r w:rsidR="00CB0D88" w:rsidRPr="002945F1">
        <w:rPr>
          <w:rFonts w:ascii="Times New Roman" w:hAnsi="Times New Roman" w:cs="Times New Roman"/>
          <w:color w:val="000000"/>
          <w:lang w:val="id-ID"/>
        </w:rPr>
        <w:t>digunakan oleh</w:t>
      </w:r>
      <w:r w:rsidR="005756FE" w:rsidRPr="002945F1">
        <w:rPr>
          <w:rFonts w:ascii="Times New Roman" w:hAnsi="Times New Roman" w:cs="Times New Roman"/>
          <w:color w:val="000000"/>
          <w:lang w:val="id-ID"/>
        </w:rPr>
        <w:t xml:space="preserve"> </w:t>
      </w:r>
      <w:r w:rsidR="00344105" w:rsidRPr="002945F1">
        <w:rPr>
          <w:rFonts w:ascii="Times New Roman" w:hAnsi="Times New Roman" w:cs="Times New Roman"/>
          <w:color w:val="000000"/>
          <w:lang w:val="id-ID"/>
        </w:rPr>
        <w:t>Microsoft</w:t>
      </w:r>
      <w:r w:rsidR="009C048E" w:rsidRPr="002945F1">
        <w:rPr>
          <w:rFonts w:ascii="Times New Roman" w:hAnsi="Times New Roman" w:cs="Times New Roman"/>
          <w:color w:val="000000"/>
          <w:lang w:val="id-ID"/>
        </w:rPr>
        <w:t xml:space="preserve"> pada tah</w:t>
      </w:r>
      <w:r w:rsidR="005756FE" w:rsidRPr="002945F1">
        <w:rPr>
          <w:rFonts w:ascii="Times New Roman" w:hAnsi="Times New Roman" w:cs="Times New Roman"/>
          <w:color w:val="000000"/>
          <w:lang w:val="id-ID"/>
        </w:rPr>
        <w:t>un 2012, metode ini digunaka</w:t>
      </w:r>
      <w:r w:rsidR="00020E99" w:rsidRPr="002945F1">
        <w:rPr>
          <w:rFonts w:ascii="Times New Roman" w:hAnsi="Times New Roman" w:cs="Times New Roman"/>
          <w:color w:val="000000"/>
          <w:lang w:val="id-ID"/>
        </w:rPr>
        <w:t>n</w:t>
      </w:r>
      <w:r w:rsidR="00D602FA" w:rsidRPr="002945F1">
        <w:rPr>
          <w:rFonts w:ascii="Times New Roman" w:hAnsi="Times New Roman" w:cs="Times New Roman"/>
          <w:color w:val="000000"/>
          <w:lang w:val="id-ID"/>
        </w:rPr>
        <w:t xml:space="preserve"> untuk </w:t>
      </w:r>
      <w:r w:rsidR="003B7CD1" w:rsidRPr="002945F1">
        <w:rPr>
          <w:rFonts w:ascii="Times New Roman" w:hAnsi="Times New Roman" w:cs="Times New Roman"/>
          <w:color w:val="000000"/>
          <w:lang w:val="id-ID"/>
        </w:rPr>
        <w:t xml:space="preserve">manajemen proyek master data </w:t>
      </w:r>
      <w:r w:rsidR="00987D8E" w:rsidRPr="002945F1">
        <w:rPr>
          <w:rFonts w:ascii="Times New Roman" w:hAnsi="Times New Roman" w:cs="Times New Roman"/>
          <w:color w:val="000000"/>
          <w:lang w:val="id-ID"/>
        </w:rPr>
        <w:t>internal</w:t>
      </w:r>
      <w:r w:rsidR="002C1DF9" w:rsidRPr="002945F1">
        <w:rPr>
          <w:rFonts w:ascii="Times New Roman" w:hAnsi="Times New Roman" w:cs="Times New Roman"/>
          <w:color w:val="000000"/>
          <w:lang w:val="id-ID"/>
        </w:rPr>
        <w:t xml:space="preserve"> </w:t>
      </w:r>
      <w:r w:rsidR="00667712" w:rsidRPr="002945F1">
        <w:rPr>
          <w:rFonts w:ascii="Times New Roman" w:hAnsi="Times New Roman" w:cs="Times New Roman"/>
          <w:color w:val="000000"/>
          <w:lang w:val="id-ID"/>
        </w:rPr>
        <w:t>untuk mencocokkan pelanggan baru dan pelanggan yang sudah ada.</w:t>
      </w:r>
    </w:p>
    <w:p w14:paraId="2913B59C" w14:textId="6D94AC84" w:rsidR="00D60F86" w:rsidRDefault="006111AC" w:rsidP="00B70CCE">
      <w:pPr>
        <w:widowControl w:val="0"/>
        <w:autoSpaceDE w:val="0"/>
        <w:autoSpaceDN w:val="0"/>
        <w:adjustRightInd w:val="0"/>
        <w:spacing w:after="240" w:line="340" w:lineRule="atLeast"/>
        <w:ind w:firstLine="426"/>
        <w:jc w:val="both"/>
        <w:rPr>
          <w:rFonts w:ascii="Times New Roman" w:hAnsi="Times New Roman" w:cs="Times New Roman"/>
          <w:color w:val="000000"/>
          <w:lang w:val="id-ID"/>
        </w:rPr>
      </w:pPr>
      <w:r w:rsidRPr="002945F1">
        <w:rPr>
          <w:rFonts w:ascii="Times New Roman" w:hAnsi="Times New Roman" w:cs="Times New Roman"/>
          <w:color w:val="000000"/>
          <w:lang w:val="id-ID"/>
        </w:rPr>
        <w:t xml:space="preserve">Mekanisme EIM </w:t>
      </w:r>
      <w:r w:rsidR="00A46397" w:rsidRPr="002945F1">
        <w:rPr>
          <w:rFonts w:ascii="Times New Roman" w:hAnsi="Times New Roman" w:cs="Times New Roman"/>
          <w:color w:val="000000"/>
          <w:lang w:val="id-ID"/>
        </w:rPr>
        <w:t xml:space="preserve">pada Microsoft SQL Server 2012 </w:t>
      </w:r>
      <w:r w:rsidR="008428F8" w:rsidRPr="002945F1">
        <w:rPr>
          <w:rFonts w:ascii="Times New Roman" w:hAnsi="Times New Roman" w:cs="Times New Roman"/>
          <w:color w:val="000000"/>
          <w:lang w:val="id-ID"/>
        </w:rPr>
        <w:t>ini akan di</w:t>
      </w:r>
      <w:r w:rsidR="00683822" w:rsidRPr="002945F1">
        <w:rPr>
          <w:rFonts w:ascii="Times New Roman" w:hAnsi="Times New Roman" w:cs="Times New Roman"/>
          <w:color w:val="000000"/>
          <w:lang w:val="id-ID"/>
        </w:rPr>
        <w:t xml:space="preserve">terapkan </w:t>
      </w:r>
      <w:r w:rsidR="00EF70F4">
        <w:rPr>
          <w:rFonts w:ascii="Times New Roman" w:hAnsi="Times New Roman" w:cs="Times New Roman"/>
          <w:color w:val="000000"/>
          <w:lang w:val="id-ID"/>
        </w:rPr>
        <w:t xml:space="preserve">dan dimodifikasi </w:t>
      </w:r>
      <w:r w:rsidR="00683822" w:rsidRPr="002945F1">
        <w:rPr>
          <w:rFonts w:ascii="Times New Roman" w:hAnsi="Times New Roman" w:cs="Times New Roman"/>
          <w:color w:val="000000"/>
          <w:lang w:val="id-ID"/>
        </w:rPr>
        <w:t>pada</w:t>
      </w:r>
      <w:r w:rsidR="003907E9">
        <w:rPr>
          <w:rFonts w:ascii="Times New Roman" w:hAnsi="Times New Roman" w:cs="Times New Roman"/>
          <w:color w:val="000000"/>
          <w:lang w:val="id-ID"/>
        </w:rPr>
        <w:t xml:space="preserve"> lingkungan </w:t>
      </w:r>
      <w:r w:rsidR="003907E9">
        <w:rPr>
          <w:rFonts w:ascii="Times New Roman" w:hAnsi="Times New Roman" w:cs="Times New Roman"/>
          <w:i/>
          <w:color w:val="000000"/>
          <w:lang w:val="id-ID"/>
        </w:rPr>
        <w:t xml:space="preserve">open source </w:t>
      </w:r>
      <w:r w:rsidR="003907E9">
        <w:rPr>
          <w:rFonts w:ascii="Times New Roman" w:hAnsi="Times New Roman" w:cs="Times New Roman"/>
          <w:color w:val="000000"/>
          <w:lang w:val="id-ID"/>
        </w:rPr>
        <w:t xml:space="preserve"> Apache Spark dan Apache Hadoop</w:t>
      </w:r>
      <w:r w:rsidR="00D04DF9">
        <w:rPr>
          <w:rFonts w:ascii="Times New Roman" w:hAnsi="Times New Roman" w:cs="Times New Roman"/>
          <w:color w:val="000000"/>
          <w:lang w:val="id-ID"/>
        </w:rPr>
        <w:t xml:space="preserve"> untuk pembangkitan CIF</w:t>
      </w:r>
      <w:r w:rsidR="00683822" w:rsidRPr="002945F1">
        <w:rPr>
          <w:rFonts w:ascii="Times New Roman" w:hAnsi="Times New Roman" w:cs="Times New Roman"/>
          <w:color w:val="000000"/>
          <w:lang w:val="id-ID"/>
        </w:rPr>
        <w:t xml:space="preserve"> data nasabah BDI</w:t>
      </w:r>
      <w:r w:rsidR="00E24A11" w:rsidRPr="002945F1">
        <w:rPr>
          <w:rFonts w:ascii="Times New Roman" w:hAnsi="Times New Roman" w:cs="Times New Roman"/>
          <w:color w:val="000000"/>
          <w:lang w:val="id-ID"/>
        </w:rPr>
        <w:t>.</w:t>
      </w:r>
      <w:r w:rsidRPr="002945F1">
        <w:rPr>
          <w:rFonts w:ascii="Times New Roman" w:hAnsi="Times New Roman" w:cs="Times New Roman"/>
          <w:color w:val="000000"/>
          <w:lang w:val="id-ID"/>
        </w:rPr>
        <w:t xml:space="preserve"> </w:t>
      </w:r>
      <w:r w:rsidR="00D43BCB" w:rsidRPr="002945F1">
        <w:rPr>
          <w:rFonts w:ascii="Times New Roman" w:hAnsi="Times New Roman" w:cs="Times New Roman"/>
          <w:color w:val="000000"/>
          <w:lang w:val="id-ID"/>
        </w:rPr>
        <w:t>Saat ini Bank kompetitor sudah mengimplementasikan</w:t>
      </w:r>
      <w:r w:rsidR="00A44D4B" w:rsidRPr="002945F1">
        <w:rPr>
          <w:rFonts w:ascii="Times New Roman" w:hAnsi="Times New Roman" w:cs="Times New Roman"/>
          <w:color w:val="000000"/>
          <w:lang w:val="id-ID"/>
        </w:rPr>
        <w:t xml:space="preserve"> pembangkitan</w:t>
      </w:r>
      <w:r w:rsidR="00CB019E" w:rsidRPr="002945F1">
        <w:rPr>
          <w:rFonts w:ascii="Times New Roman" w:hAnsi="Times New Roman" w:cs="Times New Roman"/>
          <w:color w:val="000000"/>
          <w:lang w:val="id-ID"/>
        </w:rPr>
        <w:t xml:space="preserve"> </w:t>
      </w:r>
      <w:r w:rsidR="00CB019E" w:rsidRPr="002945F1">
        <w:rPr>
          <w:rFonts w:ascii="Times New Roman" w:hAnsi="Times New Roman" w:cs="Times New Roman"/>
          <w:i/>
          <w:color w:val="000000"/>
          <w:lang w:val="id-ID"/>
        </w:rPr>
        <w:t>single</w:t>
      </w:r>
      <w:r w:rsidR="00D43BCB" w:rsidRPr="002945F1">
        <w:rPr>
          <w:rFonts w:ascii="Times New Roman" w:hAnsi="Times New Roman" w:cs="Times New Roman"/>
          <w:color w:val="000000"/>
          <w:lang w:val="id-ID"/>
        </w:rPr>
        <w:t xml:space="preserve"> C</w:t>
      </w:r>
      <w:r w:rsidR="00C809BA" w:rsidRPr="002945F1">
        <w:rPr>
          <w:rFonts w:ascii="Times New Roman" w:hAnsi="Times New Roman" w:cs="Times New Roman"/>
          <w:color w:val="000000"/>
          <w:lang w:val="id-ID"/>
        </w:rPr>
        <w:t>IF</w:t>
      </w:r>
      <w:r w:rsidR="00A44D4B" w:rsidRPr="002945F1">
        <w:rPr>
          <w:rFonts w:ascii="Times New Roman" w:hAnsi="Times New Roman" w:cs="Times New Roman"/>
          <w:color w:val="000000"/>
          <w:lang w:val="id-ID"/>
        </w:rPr>
        <w:t xml:space="preserve"> yang baik</w:t>
      </w:r>
      <w:r w:rsidR="007E4158" w:rsidRPr="002945F1">
        <w:rPr>
          <w:rFonts w:ascii="Times New Roman" w:hAnsi="Times New Roman" w:cs="Times New Roman"/>
          <w:color w:val="000000"/>
          <w:lang w:val="id-ID"/>
        </w:rPr>
        <w:t xml:space="preserve">. </w:t>
      </w:r>
      <w:r w:rsidR="009C1435" w:rsidRPr="002945F1">
        <w:rPr>
          <w:rFonts w:ascii="Times New Roman" w:hAnsi="Times New Roman" w:cs="Times New Roman"/>
          <w:color w:val="000000"/>
          <w:lang w:val="id-ID"/>
        </w:rPr>
        <w:t>Dengan demikian</w:t>
      </w:r>
      <w:r w:rsidR="00FE2415" w:rsidRPr="002945F1">
        <w:rPr>
          <w:rFonts w:ascii="Times New Roman" w:hAnsi="Times New Roman" w:cs="Times New Roman"/>
          <w:color w:val="000000"/>
          <w:lang w:val="id-ID"/>
        </w:rPr>
        <w:t>,</w:t>
      </w:r>
      <w:r w:rsidR="009C1435" w:rsidRPr="002945F1">
        <w:rPr>
          <w:rFonts w:ascii="Times New Roman" w:hAnsi="Times New Roman" w:cs="Times New Roman"/>
          <w:color w:val="000000"/>
          <w:lang w:val="id-ID"/>
        </w:rPr>
        <w:t xml:space="preserve"> </w:t>
      </w:r>
      <w:r w:rsidR="00F0173C" w:rsidRPr="002945F1">
        <w:rPr>
          <w:rFonts w:ascii="Times New Roman" w:hAnsi="Times New Roman" w:cs="Times New Roman"/>
          <w:color w:val="000000"/>
          <w:lang w:val="id-ID"/>
        </w:rPr>
        <w:t xml:space="preserve">BDI </w:t>
      </w:r>
      <w:r w:rsidR="007E0A6A" w:rsidRPr="002945F1">
        <w:rPr>
          <w:rFonts w:ascii="Times New Roman" w:hAnsi="Times New Roman" w:cs="Times New Roman"/>
          <w:color w:val="000000"/>
          <w:lang w:val="id-ID"/>
        </w:rPr>
        <w:t>perlu</w:t>
      </w:r>
      <w:r w:rsidR="008915EA" w:rsidRPr="002945F1">
        <w:rPr>
          <w:rFonts w:ascii="Times New Roman" w:hAnsi="Times New Roman" w:cs="Times New Roman"/>
          <w:color w:val="000000"/>
          <w:lang w:val="id-ID"/>
        </w:rPr>
        <w:t xml:space="preserve"> mengembangkan </w:t>
      </w:r>
      <w:r w:rsidR="00805928" w:rsidRPr="002945F1">
        <w:rPr>
          <w:rFonts w:ascii="Times New Roman" w:hAnsi="Times New Roman" w:cs="Times New Roman"/>
          <w:color w:val="000000"/>
          <w:lang w:val="id-ID"/>
        </w:rPr>
        <w:t>E-</w:t>
      </w:r>
      <w:r w:rsidR="008915EA" w:rsidRPr="002945F1">
        <w:rPr>
          <w:rFonts w:ascii="Times New Roman" w:hAnsi="Times New Roman" w:cs="Times New Roman"/>
          <w:color w:val="000000"/>
          <w:lang w:val="id-ID"/>
        </w:rPr>
        <w:t>CIF agar dapat</w:t>
      </w:r>
      <w:r w:rsidR="007E0A6A" w:rsidRPr="002945F1">
        <w:rPr>
          <w:rFonts w:ascii="Times New Roman" w:hAnsi="Times New Roman" w:cs="Times New Roman"/>
          <w:color w:val="000000"/>
          <w:lang w:val="id-ID"/>
        </w:rPr>
        <w:t xml:space="preserve"> bersaing dengan </w:t>
      </w:r>
      <w:r w:rsidR="009C1435" w:rsidRPr="002945F1">
        <w:rPr>
          <w:rFonts w:ascii="Times New Roman" w:hAnsi="Times New Roman" w:cs="Times New Roman"/>
          <w:color w:val="000000"/>
          <w:lang w:val="id-ID"/>
        </w:rPr>
        <w:t xml:space="preserve">kompetitor </w:t>
      </w:r>
      <w:r w:rsidR="005E29A9" w:rsidRPr="002945F1">
        <w:rPr>
          <w:rFonts w:ascii="Times New Roman" w:hAnsi="Times New Roman" w:cs="Times New Roman"/>
          <w:color w:val="000000"/>
          <w:lang w:val="id-ID"/>
        </w:rPr>
        <w:t>yang</w:t>
      </w:r>
      <w:r w:rsidR="00B77AB2" w:rsidRPr="002945F1">
        <w:rPr>
          <w:rFonts w:ascii="Times New Roman" w:hAnsi="Times New Roman" w:cs="Times New Roman"/>
          <w:color w:val="000000"/>
          <w:lang w:val="id-ID"/>
        </w:rPr>
        <w:t xml:space="preserve"> sudah memiliki</w:t>
      </w:r>
      <w:r w:rsidR="009242E5" w:rsidRPr="002945F1">
        <w:rPr>
          <w:rFonts w:ascii="Times New Roman" w:hAnsi="Times New Roman" w:cs="Times New Roman"/>
          <w:color w:val="000000"/>
          <w:lang w:val="id-ID"/>
        </w:rPr>
        <w:t xml:space="preserve"> </w:t>
      </w:r>
      <w:r w:rsidR="009242E5" w:rsidRPr="002945F1">
        <w:rPr>
          <w:rFonts w:ascii="Times New Roman" w:hAnsi="Times New Roman" w:cs="Times New Roman"/>
          <w:i/>
          <w:color w:val="000000"/>
          <w:lang w:val="id-ID"/>
        </w:rPr>
        <w:t>single</w:t>
      </w:r>
      <w:r w:rsidR="009C1435" w:rsidRPr="002945F1">
        <w:rPr>
          <w:rFonts w:ascii="Times New Roman" w:hAnsi="Times New Roman" w:cs="Times New Roman"/>
          <w:color w:val="000000"/>
          <w:lang w:val="id-ID"/>
        </w:rPr>
        <w:t xml:space="preserve"> </w:t>
      </w:r>
      <w:r w:rsidR="005A72EC" w:rsidRPr="002945F1">
        <w:rPr>
          <w:rFonts w:ascii="Times New Roman" w:hAnsi="Times New Roman" w:cs="Times New Roman"/>
          <w:color w:val="000000"/>
          <w:lang w:val="id-ID"/>
        </w:rPr>
        <w:t>CIF</w:t>
      </w:r>
      <w:r w:rsidR="00877608" w:rsidRPr="002945F1">
        <w:rPr>
          <w:rFonts w:ascii="Times New Roman" w:hAnsi="Times New Roman" w:cs="Times New Roman"/>
          <w:color w:val="000000"/>
          <w:lang w:val="id-ID"/>
        </w:rPr>
        <w:t>.</w:t>
      </w:r>
    </w:p>
    <w:p w14:paraId="154CB91A" w14:textId="77777777" w:rsidR="00D97C87" w:rsidRPr="002945F1" w:rsidRDefault="00D97C87" w:rsidP="00B70CCE">
      <w:pPr>
        <w:widowControl w:val="0"/>
        <w:autoSpaceDE w:val="0"/>
        <w:autoSpaceDN w:val="0"/>
        <w:adjustRightInd w:val="0"/>
        <w:spacing w:after="240" w:line="340" w:lineRule="atLeast"/>
        <w:ind w:firstLine="426"/>
        <w:jc w:val="both"/>
        <w:rPr>
          <w:rFonts w:ascii="Times New Roman" w:hAnsi="Times New Roman" w:cs="Times New Roman"/>
          <w:color w:val="000000"/>
          <w:lang w:val="id-ID"/>
        </w:rPr>
      </w:pPr>
    </w:p>
    <w:p w14:paraId="3C8CE943" w14:textId="74A41D28" w:rsidR="00D4534E" w:rsidRPr="002945F1" w:rsidRDefault="00217B57" w:rsidP="00D4534E">
      <w:pPr>
        <w:pStyle w:val="ListParagraph"/>
        <w:widowControl w:val="0"/>
        <w:autoSpaceDE w:val="0"/>
        <w:autoSpaceDN w:val="0"/>
        <w:adjustRightInd w:val="0"/>
        <w:spacing w:after="240" w:line="340" w:lineRule="atLeast"/>
        <w:ind w:left="426"/>
        <w:jc w:val="center"/>
        <w:rPr>
          <w:rFonts w:ascii="Times New Roman" w:hAnsi="Times New Roman" w:cs="Times New Roman"/>
          <w:b/>
          <w:color w:val="000000"/>
          <w:lang w:val="id-ID"/>
        </w:rPr>
      </w:pPr>
      <w:r w:rsidRPr="002945F1">
        <w:rPr>
          <w:rFonts w:ascii="Times New Roman" w:hAnsi="Times New Roman" w:cs="Times New Roman"/>
          <w:b/>
          <w:color w:val="000000"/>
          <w:lang w:val="id-ID"/>
        </w:rPr>
        <w:t>Manfaat Penelitian</w:t>
      </w:r>
    </w:p>
    <w:p w14:paraId="4A4564BD" w14:textId="6D245B20" w:rsidR="00110063" w:rsidRDefault="00354F1F" w:rsidP="00BC7B0D">
      <w:pPr>
        <w:widowControl w:val="0"/>
        <w:autoSpaceDE w:val="0"/>
        <w:autoSpaceDN w:val="0"/>
        <w:adjustRightInd w:val="0"/>
        <w:spacing w:after="240" w:line="340" w:lineRule="atLeast"/>
        <w:ind w:firstLine="426"/>
        <w:jc w:val="both"/>
        <w:rPr>
          <w:rFonts w:ascii="Times New Roman" w:hAnsi="Times New Roman" w:cs="Times New Roman"/>
          <w:color w:val="000000"/>
          <w:lang w:val="id-ID"/>
        </w:rPr>
      </w:pPr>
      <w:r w:rsidRPr="002945F1">
        <w:rPr>
          <w:rFonts w:ascii="Times New Roman" w:hAnsi="Times New Roman" w:cs="Times New Roman"/>
          <w:color w:val="000000"/>
          <w:lang w:val="id-ID"/>
        </w:rPr>
        <w:t xml:space="preserve">ECI-F </w:t>
      </w:r>
      <w:r w:rsidR="00BA5AA3" w:rsidRPr="002945F1">
        <w:rPr>
          <w:rFonts w:ascii="Times New Roman" w:hAnsi="Times New Roman" w:cs="Times New Roman"/>
          <w:color w:val="000000"/>
          <w:lang w:val="id-ID"/>
        </w:rPr>
        <w:t>dapat</w:t>
      </w:r>
      <w:r w:rsidRPr="002945F1">
        <w:rPr>
          <w:rFonts w:ascii="Times New Roman" w:hAnsi="Times New Roman" w:cs="Times New Roman"/>
          <w:color w:val="000000"/>
          <w:lang w:val="id-ID"/>
        </w:rPr>
        <w:t xml:space="preserve"> mengidentifikasi dan mengombinasikan data maupun relasi nasabah s</w:t>
      </w:r>
      <w:r w:rsidR="004C1CC3" w:rsidRPr="002945F1">
        <w:rPr>
          <w:rFonts w:ascii="Times New Roman" w:hAnsi="Times New Roman" w:cs="Times New Roman"/>
          <w:color w:val="000000"/>
          <w:lang w:val="id-ID"/>
        </w:rPr>
        <w:t xml:space="preserve">ehingga menyediakan </w:t>
      </w:r>
      <w:r w:rsidR="004C1CC3" w:rsidRPr="002945F1">
        <w:rPr>
          <w:rFonts w:ascii="Times New Roman" w:hAnsi="Times New Roman" w:cs="Times New Roman"/>
          <w:i/>
          <w:color w:val="000000"/>
          <w:lang w:val="id-ID"/>
        </w:rPr>
        <w:t>single CIF</w:t>
      </w:r>
      <w:r w:rsidR="008006AC" w:rsidRPr="002945F1">
        <w:rPr>
          <w:rFonts w:ascii="Times New Roman" w:hAnsi="Times New Roman" w:cs="Times New Roman"/>
          <w:color w:val="000000"/>
          <w:lang w:val="id-ID"/>
        </w:rPr>
        <w:t xml:space="preserve"> yang valid untuk aplikasi</w:t>
      </w:r>
      <w:r w:rsidRPr="002945F1">
        <w:rPr>
          <w:rFonts w:ascii="Times New Roman" w:hAnsi="Times New Roman" w:cs="Times New Roman"/>
          <w:color w:val="000000"/>
          <w:lang w:val="id-ID"/>
        </w:rPr>
        <w:t xml:space="preserve"> </w:t>
      </w:r>
      <w:r w:rsidR="005B08B0" w:rsidRPr="002945F1">
        <w:rPr>
          <w:rFonts w:ascii="Times New Roman" w:hAnsi="Times New Roman" w:cs="Times New Roman"/>
          <w:color w:val="000000"/>
          <w:lang w:val="id-ID"/>
        </w:rPr>
        <w:t xml:space="preserve">pada CRM </w:t>
      </w:r>
      <w:r w:rsidRPr="002945F1">
        <w:rPr>
          <w:rFonts w:ascii="Times New Roman" w:hAnsi="Times New Roman" w:cs="Times New Roman"/>
          <w:color w:val="000000"/>
          <w:lang w:val="id-ID"/>
        </w:rPr>
        <w:t>di Bank Danamon atau pihak lain yang terkait (contoh: Manulife).</w:t>
      </w:r>
      <w:r w:rsidR="00715465" w:rsidRPr="002945F1">
        <w:rPr>
          <w:rFonts w:ascii="Times New Roman" w:hAnsi="Times New Roman" w:cs="Times New Roman"/>
          <w:color w:val="000000"/>
          <w:lang w:val="id-ID"/>
        </w:rPr>
        <w:t xml:space="preserve"> </w:t>
      </w:r>
      <w:r w:rsidR="00EC2845" w:rsidRPr="002945F1">
        <w:rPr>
          <w:rFonts w:ascii="Times New Roman" w:hAnsi="Times New Roman" w:cs="Times New Roman"/>
          <w:color w:val="000000"/>
          <w:lang w:val="id-ID"/>
        </w:rPr>
        <w:t>Dengan demikian, CRM</w:t>
      </w:r>
      <w:r w:rsidR="00370218" w:rsidRPr="002945F1">
        <w:rPr>
          <w:rFonts w:ascii="Times New Roman" w:hAnsi="Times New Roman" w:cs="Times New Roman"/>
          <w:color w:val="000000"/>
          <w:lang w:val="id-ID"/>
        </w:rPr>
        <w:t xml:space="preserve"> dapat</w:t>
      </w:r>
      <w:r w:rsidR="00326EF1" w:rsidRPr="002945F1">
        <w:rPr>
          <w:rFonts w:ascii="Times New Roman" w:hAnsi="Times New Roman" w:cs="Times New Roman"/>
          <w:color w:val="000000"/>
          <w:lang w:val="id-ID"/>
        </w:rPr>
        <w:t xml:space="preserve"> </w:t>
      </w:r>
      <w:r w:rsidR="001206CD" w:rsidRPr="002945F1">
        <w:rPr>
          <w:rFonts w:ascii="Times New Roman" w:hAnsi="Times New Roman" w:cs="Times New Roman"/>
          <w:color w:val="000000"/>
          <w:lang w:val="id-ID"/>
        </w:rPr>
        <w:t xml:space="preserve"> memberikan analisis yang akurat sehingga membantu pertumbuhan bisnis </w:t>
      </w:r>
      <w:r w:rsidR="009424C0" w:rsidRPr="002945F1">
        <w:rPr>
          <w:rFonts w:ascii="Times New Roman" w:hAnsi="Times New Roman" w:cs="Times New Roman"/>
          <w:color w:val="000000"/>
          <w:lang w:val="id-ID"/>
        </w:rPr>
        <w:t xml:space="preserve">Bank Danamon Indonesia </w:t>
      </w:r>
      <w:r w:rsidR="001206CD" w:rsidRPr="002945F1">
        <w:rPr>
          <w:rFonts w:ascii="Times New Roman" w:hAnsi="Times New Roman" w:cs="Times New Roman"/>
          <w:color w:val="000000"/>
          <w:lang w:val="id-ID"/>
        </w:rPr>
        <w:t>secara signifikan</w:t>
      </w:r>
      <w:r w:rsidR="00110063" w:rsidRPr="002945F1">
        <w:rPr>
          <w:rFonts w:ascii="Times New Roman" w:hAnsi="Times New Roman" w:cs="Times New Roman"/>
          <w:color w:val="000000"/>
          <w:lang w:val="id-ID"/>
        </w:rPr>
        <w:t>.</w:t>
      </w:r>
    </w:p>
    <w:p w14:paraId="26C8D9A1" w14:textId="77777777" w:rsidR="00BC7B0D" w:rsidRPr="002945F1" w:rsidRDefault="00BC7B0D" w:rsidP="00BC7B0D">
      <w:pPr>
        <w:widowControl w:val="0"/>
        <w:autoSpaceDE w:val="0"/>
        <w:autoSpaceDN w:val="0"/>
        <w:adjustRightInd w:val="0"/>
        <w:spacing w:after="240" w:line="340" w:lineRule="atLeast"/>
        <w:ind w:firstLine="426"/>
        <w:jc w:val="both"/>
        <w:rPr>
          <w:rFonts w:ascii="Times New Roman" w:hAnsi="Times New Roman" w:cs="Times New Roman"/>
          <w:color w:val="000000"/>
          <w:lang w:val="id-ID"/>
        </w:rPr>
      </w:pPr>
    </w:p>
    <w:p w14:paraId="40354EC8" w14:textId="7F20D200" w:rsidR="00D4534E" w:rsidRPr="002945F1" w:rsidRDefault="00D4534E" w:rsidP="00D4534E">
      <w:pPr>
        <w:pStyle w:val="ListParagraph"/>
        <w:widowControl w:val="0"/>
        <w:autoSpaceDE w:val="0"/>
        <w:autoSpaceDN w:val="0"/>
        <w:adjustRightInd w:val="0"/>
        <w:spacing w:after="240" w:line="340" w:lineRule="atLeast"/>
        <w:ind w:left="426"/>
        <w:jc w:val="center"/>
        <w:rPr>
          <w:rFonts w:ascii="Times New Roman" w:hAnsi="Times New Roman" w:cs="Times New Roman"/>
          <w:b/>
          <w:color w:val="000000"/>
          <w:lang w:val="id-ID"/>
        </w:rPr>
      </w:pPr>
      <w:r w:rsidRPr="002945F1">
        <w:rPr>
          <w:rFonts w:ascii="Times New Roman" w:hAnsi="Times New Roman" w:cs="Times New Roman"/>
          <w:b/>
          <w:color w:val="000000"/>
          <w:lang w:val="id-ID"/>
        </w:rPr>
        <w:t>T</w:t>
      </w:r>
      <w:r w:rsidR="00567CA5" w:rsidRPr="002945F1">
        <w:rPr>
          <w:rFonts w:ascii="Times New Roman" w:hAnsi="Times New Roman" w:cs="Times New Roman"/>
          <w:b/>
          <w:color w:val="000000"/>
          <w:lang w:val="id-ID"/>
        </w:rPr>
        <w:t>ujuan Penelitian</w:t>
      </w:r>
    </w:p>
    <w:p w14:paraId="44C2985C" w14:textId="05091B12" w:rsidR="006A78CE" w:rsidRPr="002945F1" w:rsidRDefault="00D4534E" w:rsidP="00D4534E">
      <w:pPr>
        <w:widowControl w:val="0"/>
        <w:autoSpaceDE w:val="0"/>
        <w:autoSpaceDN w:val="0"/>
        <w:adjustRightInd w:val="0"/>
        <w:spacing w:after="240" w:line="340" w:lineRule="atLeast"/>
        <w:ind w:firstLine="426"/>
        <w:jc w:val="both"/>
        <w:rPr>
          <w:rFonts w:ascii="Times New Roman" w:hAnsi="Times New Roman" w:cs="Times New Roman"/>
          <w:color w:val="000000"/>
          <w:lang w:val="id-ID"/>
        </w:rPr>
      </w:pPr>
      <w:r w:rsidRPr="002945F1">
        <w:rPr>
          <w:rFonts w:ascii="Times New Roman" w:hAnsi="Times New Roman" w:cs="Times New Roman"/>
          <w:color w:val="000000"/>
          <w:lang w:val="id-ID"/>
        </w:rPr>
        <w:t>Tujuan dari</w:t>
      </w:r>
      <w:r w:rsidR="00764C96" w:rsidRPr="002945F1">
        <w:rPr>
          <w:rFonts w:ascii="Times New Roman" w:hAnsi="Times New Roman" w:cs="Times New Roman"/>
          <w:color w:val="000000"/>
          <w:lang w:val="id-ID"/>
        </w:rPr>
        <w:t xml:space="preserve"> penelitian adalah</w:t>
      </w:r>
      <w:r w:rsidRPr="002945F1">
        <w:rPr>
          <w:rFonts w:ascii="Times New Roman" w:hAnsi="Times New Roman" w:cs="Times New Roman"/>
          <w:color w:val="000000"/>
          <w:lang w:val="id-ID"/>
        </w:rPr>
        <w:t xml:space="preserve"> </w:t>
      </w:r>
      <w:r w:rsidR="00057C5C" w:rsidRPr="002945F1">
        <w:rPr>
          <w:rFonts w:ascii="Times New Roman" w:hAnsi="Times New Roman" w:cs="Times New Roman"/>
          <w:color w:val="000000"/>
          <w:lang w:val="id-ID"/>
        </w:rPr>
        <w:t xml:space="preserve">membuat sebuah mekanisme penyatuan, pembersihan, </w:t>
      </w:r>
      <w:r w:rsidR="008B0F77" w:rsidRPr="002945F1">
        <w:rPr>
          <w:rFonts w:ascii="Times New Roman" w:hAnsi="Times New Roman" w:cs="Times New Roman"/>
          <w:color w:val="000000"/>
          <w:lang w:val="id-ID"/>
        </w:rPr>
        <w:t xml:space="preserve">pengelompokan, dan pencocokan </w:t>
      </w:r>
      <w:r w:rsidR="00E230B5" w:rsidRPr="002945F1">
        <w:rPr>
          <w:rFonts w:ascii="Times New Roman" w:hAnsi="Times New Roman" w:cs="Times New Roman"/>
          <w:color w:val="000000"/>
          <w:lang w:val="id-ID"/>
        </w:rPr>
        <w:t xml:space="preserve">berbagai data nasabah menggunakan </w:t>
      </w:r>
      <w:r w:rsidR="00E230B5" w:rsidRPr="002945F1">
        <w:rPr>
          <w:rFonts w:ascii="Times New Roman" w:hAnsi="Times New Roman" w:cs="Times New Roman"/>
          <w:i/>
          <w:color w:val="000000"/>
          <w:lang w:val="id-ID"/>
        </w:rPr>
        <w:t>Modified Enterprise Information Management (EIM)</w:t>
      </w:r>
      <w:r w:rsidR="00E230B5" w:rsidRPr="002945F1">
        <w:rPr>
          <w:rFonts w:ascii="Times New Roman" w:hAnsi="Times New Roman" w:cs="Times New Roman"/>
          <w:color w:val="000000"/>
          <w:lang w:val="id-ID"/>
        </w:rPr>
        <w:t xml:space="preserve"> </w:t>
      </w:r>
      <w:r w:rsidR="008B0F77" w:rsidRPr="002945F1">
        <w:rPr>
          <w:rFonts w:ascii="Times New Roman" w:hAnsi="Times New Roman" w:cs="Times New Roman"/>
          <w:color w:val="000000"/>
          <w:lang w:val="id-ID"/>
        </w:rPr>
        <w:t>u</w:t>
      </w:r>
      <w:r w:rsidR="00057C5C" w:rsidRPr="002945F1">
        <w:rPr>
          <w:rFonts w:ascii="Times New Roman" w:hAnsi="Times New Roman" w:cs="Times New Roman"/>
          <w:color w:val="000000"/>
          <w:lang w:val="id-ID"/>
        </w:rPr>
        <w:t>n</w:t>
      </w:r>
      <w:r w:rsidR="008B0F77" w:rsidRPr="002945F1">
        <w:rPr>
          <w:rFonts w:ascii="Times New Roman" w:hAnsi="Times New Roman" w:cs="Times New Roman"/>
          <w:color w:val="000000"/>
          <w:lang w:val="id-ID"/>
        </w:rPr>
        <w:t>t</w:t>
      </w:r>
      <w:r w:rsidR="00057C5C" w:rsidRPr="002945F1">
        <w:rPr>
          <w:rFonts w:ascii="Times New Roman" w:hAnsi="Times New Roman" w:cs="Times New Roman"/>
          <w:color w:val="000000"/>
          <w:lang w:val="id-ID"/>
        </w:rPr>
        <w:t xml:space="preserve">uk </w:t>
      </w:r>
      <w:r w:rsidR="00E70A2D" w:rsidRPr="002945F1">
        <w:rPr>
          <w:rFonts w:ascii="Times New Roman" w:hAnsi="Times New Roman" w:cs="Times New Roman"/>
          <w:color w:val="000000"/>
          <w:lang w:val="id-ID"/>
        </w:rPr>
        <w:t>menghasilkan</w:t>
      </w:r>
      <w:r w:rsidR="00C87EA8" w:rsidRPr="002945F1">
        <w:rPr>
          <w:rFonts w:ascii="Times New Roman" w:hAnsi="Times New Roman" w:cs="Times New Roman"/>
          <w:color w:val="000000"/>
          <w:lang w:val="id-ID"/>
        </w:rPr>
        <w:t xml:space="preserve"> </w:t>
      </w:r>
      <w:r w:rsidR="000D68E4" w:rsidRPr="002945F1">
        <w:rPr>
          <w:rFonts w:ascii="Times New Roman" w:hAnsi="Times New Roman" w:cs="Times New Roman"/>
          <w:i/>
          <w:color w:val="000000"/>
          <w:lang w:val="id-ID"/>
        </w:rPr>
        <w:t xml:space="preserve">single </w:t>
      </w:r>
      <w:r w:rsidR="00D67A75" w:rsidRPr="002945F1">
        <w:rPr>
          <w:rFonts w:ascii="Times New Roman" w:hAnsi="Times New Roman" w:cs="Times New Roman"/>
          <w:color w:val="000000"/>
          <w:lang w:val="id-ID"/>
        </w:rPr>
        <w:t>CIF</w:t>
      </w:r>
      <w:r w:rsidR="00E230B5" w:rsidRPr="002945F1">
        <w:rPr>
          <w:rFonts w:ascii="Times New Roman" w:hAnsi="Times New Roman" w:cs="Times New Roman"/>
          <w:color w:val="000000"/>
          <w:lang w:val="id-ID"/>
        </w:rPr>
        <w:t>.</w:t>
      </w:r>
    </w:p>
    <w:p w14:paraId="5E7DE590" w14:textId="77777777" w:rsidR="00AB1A73" w:rsidRPr="002945F1" w:rsidRDefault="00AB1A73" w:rsidP="00D4534E">
      <w:pPr>
        <w:widowControl w:val="0"/>
        <w:autoSpaceDE w:val="0"/>
        <w:autoSpaceDN w:val="0"/>
        <w:adjustRightInd w:val="0"/>
        <w:spacing w:after="240" w:line="340" w:lineRule="atLeast"/>
        <w:ind w:firstLine="426"/>
        <w:jc w:val="both"/>
        <w:rPr>
          <w:rFonts w:ascii="Times New Roman" w:hAnsi="Times New Roman" w:cs="Times New Roman"/>
          <w:color w:val="000000"/>
          <w:lang w:val="id-ID"/>
        </w:rPr>
      </w:pPr>
    </w:p>
    <w:p w14:paraId="2468CE78" w14:textId="6D7E58FF" w:rsidR="00501391" w:rsidRPr="002945F1" w:rsidRDefault="00567CA5" w:rsidP="0026545B">
      <w:pPr>
        <w:widowControl w:val="0"/>
        <w:autoSpaceDE w:val="0"/>
        <w:autoSpaceDN w:val="0"/>
        <w:adjustRightInd w:val="0"/>
        <w:spacing w:after="240" w:line="340" w:lineRule="atLeast"/>
        <w:jc w:val="center"/>
        <w:rPr>
          <w:rFonts w:ascii="Times New Roman" w:hAnsi="Times New Roman" w:cs="Times New Roman"/>
          <w:b/>
          <w:color w:val="000000"/>
          <w:lang w:val="id-ID"/>
        </w:rPr>
      </w:pPr>
      <w:r w:rsidRPr="002945F1">
        <w:rPr>
          <w:rFonts w:ascii="Times New Roman" w:hAnsi="Times New Roman" w:cs="Times New Roman"/>
          <w:b/>
          <w:color w:val="000000"/>
          <w:lang w:val="id-ID"/>
        </w:rPr>
        <w:t>R</w:t>
      </w:r>
      <w:r w:rsidR="00F55A2E" w:rsidRPr="002945F1">
        <w:rPr>
          <w:rFonts w:ascii="Times New Roman" w:hAnsi="Times New Roman" w:cs="Times New Roman"/>
          <w:b/>
          <w:color w:val="000000"/>
          <w:lang w:val="id-ID"/>
        </w:rPr>
        <w:t>uang Lingkup Penelitian</w:t>
      </w:r>
    </w:p>
    <w:p w14:paraId="1B4A334E" w14:textId="21EB3989" w:rsidR="00A1177D" w:rsidRDefault="009C23B8" w:rsidP="001E637F">
      <w:pPr>
        <w:widowControl w:val="0"/>
        <w:autoSpaceDE w:val="0"/>
        <w:autoSpaceDN w:val="0"/>
        <w:adjustRightInd w:val="0"/>
        <w:spacing w:after="240" w:line="340" w:lineRule="atLeast"/>
        <w:ind w:firstLine="426"/>
        <w:jc w:val="both"/>
        <w:rPr>
          <w:rFonts w:ascii="Times New Roman" w:hAnsi="Times New Roman" w:cs="Times New Roman"/>
          <w:color w:val="000000"/>
          <w:lang w:val="id-ID"/>
        </w:rPr>
      </w:pPr>
      <w:r w:rsidRPr="002945F1">
        <w:rPr>
          <w:rFonts w:ascii="Times New Roman" w:hAnsi="Times New Roman" w:cs="Times New Roman"/>
          <w:color w:val="000000"/>
          <w:lang w:val="id-ID"/>
        </w:rPr>
        <w:t>E-CIF dikembangkan dengan</w:t>
      </w:r>
      <w:r w:rsidR="00420D3D" w:rsidRPr="002945F1">
        <w:rPr>
          <w:rFonts w:ascii="Times New Roman" w:hAnsi="Times New Roman" w:cs="Times New Roman"/>
          <w:color w:val="000000"/>
          <w:lang w:val="id-ID"/>
        </w:rPr>
        <w:t xml:space="preserve"> menggunakan data nasabah </w:t>
      </w:r>
      <w:r w:rsidR="00346FAC">
        <w:rPr>
          <w:rFonts w:ascii="Times New Roman" w:hAnsi="Times New Roman" w:cs="Times New Roman"/>
          <w:color w:val="000000"/>
          <w:lang w:val="id-ID"/>
        </w:rPr>
        <w:t>Bank Danam</w:t>
      </w:r>
      <w:r w:rsidR="00E60679" w:rsidRPr="002945F1">
        <w:rPr>
          <w:rFonts w:ascii="Times New Roman" w:hAnsi="Times New Roman" w:cs="Times New Roman"/>
          <w:color w:val="000000"/>
          <w:lang w:val="id-ID"/>
        </w:rPr>
        <w:t xml:space="preserve">on Indonesia </w:t>
      </w:r>
      <w:r w:rsidR="00CD1DB0" w:rsidRPr="002945F1">
        <w:rPr>
          <w:rFonts w:ascii="Times New Roman" w:hAnsi="Times New Roman" w:cs="Times New Roman"/>
          <w:color w:val="000000"/>
          <w:lang w:val="id-ID"/>
        </w:rPr>
        <w:t xml:space="preserve">dan digunakan untuk </w:t>
      </w:r>
      <w:r w:rsidR="00F67769">
        <w:rPr>
          <w:rFonts w:ascii="Times New Roman" w:hAnsi="Times New Roman" w:cs="Times New Roman"/>
          <w:color w:val="000000"/>
          <w:lang w:val="id-ID"/>
        </w:rPr>
        <w:t>Bank Danam</w:t>
      </w:r>
      <w:r w:rsidR="00420D3D" w:rsidRPr="002945F1">
        <w:rPr>
          <w:rFonts w:ascii="Times New Roman" w:hAnsi="Times New Roman" w:cs="Times New Roman"/>
          <w:color w:val="000000"/>
          <w:lang w:val="id-ID"/>
        </w:rPr>
        <w:t>on Indonesia.</w:t>
      </w:r>
      <w:r w:rsidR="00FC4A5D" w:rsidRPr="002945F1">
        <w:rPr>
          <w:rFonts w:ascii="Times New Roman" w:hAnsi="Times New Roman" w:cs="Times New Roman"/>
          <w:color w:val="000000"/>
          <w:lang w:val="id-ID"/>
        </w:rPr>
        <w:t xml:space="preserve"> E-CIF dibangun</w:t>
      </w:r>
      <w:r w:rsidR="00F57B4F" w:rsidRPr="002945F1">
        <w:rPr>
          <w:rFonts w:ascii="Times New Roman" w:hAnsi="Times New Roman" w:cs="Times New Roman"/>
          <w:color w:val="000000"/>
          <w:lang w:val="id-ID"/>
        </w:rPr>
        <w:t xml:space="preserve"> pada lingkungan teknologi Microsoft .NET dan SQL Server Enterprise 2014. </w:t>
      </w:r>
      <w:r w:rsidR="008679BC" w:rsidRPr="002945F1">
        <w:rPr>
          <w:rFonts w:ascii="Times New Roman" w:hAnsi="Times New Roman" w:cs="Times New Roman"/>
          <w:color w:val="000000"/>
          <w:lang w:val="id-ID"/>
        </w:rPr>
        <w:t>Sumber data nasabah berasal dari tiga sumber data, yaitu Core Banking, Ascend, dan Adira.</w:t>
      </w:r>
      <w:r w:rsidR="00F12A78">
        <w:rPr>
          <w:rFonts w:ascii="Times New Roman" w:hAnsi="Times New Roman" w:cs="Times New Roman"/>
          <w:color w:val="000000"/>
          <w:lang w:val="id-ID"/>
        </w:rPr>
        <w:t xml:space="preserve"> Data yang digunakan adalah data nasabah individual.</w:t>
      </w:r>
    </w:p>
    <w:p w14:paraId="056973F6" w14:textId="77777777" w:rsidR="004323CC" w:rsidRDefault="004323CC" w:rsidP="001E637F">
      <w:pPr>
        <w:widowControl w:val="0"/>
        <w:autoSpaceDE w:val="0"/>
        <w:autoSpaceDN w:val="0"/>
        <w:adjustRightInd w:val="0"/>
        <w:spacing w:after="240" w:line="340" w:lineRule="atLeast"/>
        <w:ind w:firstLine="426"/>
        <w:jc w:val="both"/>
        <w:rPr>
          <w:rFonts w:ascii="Times New Roman" w:hAnsi="Times New Roman" w:cs="Times New Roman"/>
          <w:color w:val="000000"/>
          <w:lang w:val="id-ID"/>
        </w:rPr>
      </w:pPr>
    </w:p>
    <w:p w14:paraId="399248B5" w14:textId="77777777" w:rsidR="004323CC" w:rsidRPr="002945F1" w:rsidRDefault="004323CC" w:rsidP="001E637F">
      <w:pPr>
        <w:widowControl w:val="0"/>
        <w:autoSpaceDE w:val="0"/>
        <w:autoSpaceDN w:val="0"/>
        <w:adjustRightInd w:val="0"/>
        <w:spacing w:after="240" w:line="340" w:lineRule="atLeast"/>
        <w:ind w:firstLine="426"/>
        <w:jc w:val="both"/>
        <w:rPr>
          <w:rFonts w:ascii="Times New Roman" w:hAnsi="Times New Roman" w:cs="Times New Roman"/>
          <w:color w:val="000000"/>
          <w:lang w:val="id-ID"/>
        </w:rPr>
      </w:pPr>
    </w:p>
    <w:p w14:paraId="586688A9" w14:textId="706A6B80" w:rsidR="00F75EF3" w:rsidRPr="002945F1" w:rsidRDefault="00BA6A8A" w:rsidP="00F75EF3">
      <w:pPr>
        <w:widowControl w:val="0"/>
        <w:autoSpaceDE w:val="0"/>
        <w:autoSpaceDN w:val="0"/>
        <w:adjustRightInd w:val="0"/>
        <w:spacing w:after="240" w:line="340" w:lineRule="atLeast"/>
        <w:ind w:firstLine="426"/>
        <w:jc w:val="center"/>
        <w:rPr>
          <w:rFonts w:ascii="Times New Roman" w:hAnsi="Times New Roman" w:cs="Times New Roman"/>
          <w:b/>
          <w:color w:val="000000"/>
          <w:lang w:val="id-ID"/>
        </w:rPr>
      </w:pPr>
      <w:r w:rsidRPr="002945F1">
        <w:rPr>
          <w:rFonts w:ascii="Times New Roman" w:hAnsi="Times New Roman" w:cs="Times New Roman"/>
          <w:b/>
          <w:color w:val="000000"/>
          <w:lang w:val="id-ID"/>
        </w:rPr>
        <w:lastRenderedPageBreak/>
        <w:t>Tinjaun Pustaka</w:t>
      </w:r>
    </w:p>
    <w:p w14:paraId="74F571A9" w14:textId="0E529619" w:rsidR="00C74489" w:rsidRPr="002945F1" w:rsidRDefault="00C74489" w:rsidP="00C74489">
      <w:pPr>
        <w:widowControl w:val="0"/>
        <w:autoSpaceDE w:val="0"/>
        <w:autoSpaceDN w:val="0"/>
        <w:adjustRightInd w:val="0"/>
        <w:spacing w:after="240" w:line="340" w:lineRule="atLeast"/>
        <w:ind w:firstLine="426"/>
        <w:jc w:val="center"/>
        <w:rPr>
          <w:rFonts w:ascii="Times New Roman" w:hAnsi="Times New Roman" w:cs="Times New Roman"/>
          <w:b/>
          <w:i/>
          <w:color w:val="000000"/>
          <w:lang w:val="id-ID"/>
        </w:rPr>
      </w:pPr>
      <w:r w:rsidRPr="002945F1">
        <w:rPr>
          <w:rFonts w:ascii="Times New Roman" w:hAnsi="Times New Roman" w:cs="Times New Roman"/>
          <w:b/>
          <w:i/>
          <w:lang w:val="id-ID"/>
        </w:rPr>
        <w:t>Enterprise Information Management (EIM)</w:t>
      </w:r>
    </w:p>
    <w:p w14:paraId="76A547F5" w14:textId="416353C5" w:rsidR="002957E0" w:rsidRPr="002945F1" w:rsidRDefault="00073881" w:rsidP="00A10CAE">
      <w:pPr>
        <w:widowControl w:val="0"/>
        <w:autoSpaceDE w:val="0"/>
        <w:autoSpaceDN w:val="0"/>
        <w:adjustRightInd w:val="0"/>
        <w:spacing w:after="240" w:line="340" w:lineRule="atLeast"/>
        <w:ind w:firstLine="426"/>
        <w:jc w:val="both"/>
        <w:rPr>
          <w:rFonts w:ascii="Times New Roman" w:hAnsi="Times New Roman" w:cs="Times New Roman"/>
          <w:color w:val="000000"/>
          <w:lang w:val="id-ID"/>
        </w:rPr>
      </w:pPr>
      <w:r w:rsidRPr="002945F1">
        <w:rPr>
          <w:rFonts w:ascii="Times New Roman" w:hAnsi="Times New Roman" w:cs="Times New Roman"/>
          <w:i/>
          <w:color w:val="000000"/>
          <w:lang w:val="id-ID"/>
        </w:rPr>
        <w:t>Enterprise Information Management (EIM)</w:t>
      </w:r>
      <w:r w:rsidRPr="002945F1">
        <w:rPr>
          <w:rFonts w:ascii="Times New Roman" w:hAnsi="Times New Roman" w:cs="Times New Roman"/>
          <w:color w:val="000000"/>
          <w:lang w:val="id-ID"/>
        </w:rPr>
        <w:t xml:space="preserve"> merupakan sebuah manajemen</w:t>
      </w:r>
      <w:r w:rsidR="007C7E3E" w:rsidRPr="002945F1">
        <w:rPr>
          <w:rFonts w:ascii="Times New Roman" w:hAnsi="Times New Roman" w:cs="Times New Roman"/>
          <w:color w:val="000000"/>
          <w:lang w:val="id-ID"/>
        </w:rPr>
        <w:t xml:space="preserve"> p</w:t>
      </w:r>
      <w:r w:rsidR="0026766F" w:rsidRPr="002945F1">
        <w:rPr>
          <w:rFonts w:ascii="Times New Roman" w:hAnsi="Times New Roman" w:cs="Times New Roman"/>
          <w:color w:val="000000"/>
          <w:lang w:val="id-ID"/>
        </w:rPr>
        <w:t>em</w:t>
      </w:r>
      <w:r w:rsidR="007C7E3E" w:rsidRPr="002945F1">
        <w:rPr>
          <w:rFonts w:ascii="Times New Roman" w:hAnsi="Times New Roman" w:cs="Times New Roman"/>
          <w:color w:val="000000"/>
          <w:lang w:val="id-ID"/>
        </w:rPr>
        <w:t>ber</w:t>
      </w:r>
      <w:r w:rsidR="009A3944" w:rsidRPr="002945F1">
        <w:rPr>
          <w:rFonts w:ascii="Times New Roman" w:hAnsi="Times New Roman" w:cs="Times New Roman"/>
          <w:color w:val="000000"/>
          <w:lang w:val="id-ID"/>
        </w:rPr>
        <w:t>s</w:t>
      </w:r>
      <w:r w:rsidR="007C7E3E" w:rsidRPr="002945F1">
        <w:rPr>
          <w:rFonts w:ascii="Times New Roman" w:hAnsi="Times New Roman" w:cs="Times New Roman"/>
          <w:color w:val="000000"/>
          <w:lang w:val="id-ID"/>
        </w:rPr>
        <w:t>ihan, pencocokan</w:t>
      </w:r>
      <w:r w:rsidR="001B320E" w:rsidRPr="002945F1">
        <w:rPr>
          <w:rFonts w:ascii="Times New Roman" w:hAnsi="Times New Roman" w:cs="Times New Roman"/>
          <w:color w:val="000000"/>
          <w:lang w:val="id-ID"/>
        </w:rPr>
        <w:t xml:space="preserve"> dan penyatuan</w:t>
      </w:r>
      <w:r w:rsidR="003D5BA5" w:rsidRPr="002945F1">
        <w:rPr>
          <w:rFonts w:ascii="Times New Roman" w:hAnsi="Times New Roman" w:cs="Times New Roman"/>
          <w:color w:val="000000"/>
          <w:lang w:val="id-ID"/>
        </w:rPr>
        <w:t xml:space="preserve"> </w:t>
      </w:r>
      <w:r w:rsidR="00566462" w:rsidRPr="002945F1">
        <w:rPr>
          <w:rFonts w:ascii="Times New Roman" w:hAnsi="Times New Roman" w:cs="Times New Roman"/>
          <w:color w:val="000000"/>
          <w:lang w:val="id-ID"/>
        </w:rPr>
        <w:t>berbagai</w:t>
      </w:r>
      <w:r w:rsidR="00BB593E" w:rsidRPr="002945F1">
        <w:rPr>
          <w:rFonts w:ascii="Times New Roman" w:hAnsi="Times New Roman" w:cs="Times New Roman"/>
          <w:color w:val="000000"/>
          <w:lang w:val="id-ID"/>
        </w:rPr>
        <w:t xml:space="preserve"> sumber</w:t>
      </w:r>
      <w:r w:rsidRPr="002945F1">
        <w:rPr>
          <w:rFonts w:ascii="Times New Roman" w:hAnsi="Times New Roman" w:cs="Times New Roman"/>
          <w:color w:val="000000"/>
          <w:lang w:val="id-ID"/>
        </w:rPr>
        <w:t xml:space="preserve"> data</w:t>
      </w:r>
      <w:r w:rsidR="0013376C" w:rsidRPr="002945F1">
        <w:rPr>
          <w:rFonts w:ascii="Times New Roman" w:hAnsi="Times New Roman" w:cs="Times New Roman"/>
          <w:color w:val="000000"/>
          <w:lang w:val="id-ID"/>
        </w:rPr>
        <w:t xml:space="preserve"> </w:t>
      </w:r>
      <w:r w:rsidR="00566462" w:rsidRPr="002945F1">
        <w:rPr>
          <w:rFonts w:ascii="Times New Roman" w:hAnsi="Times New Roman" w:cs="Times New Roman"/>
          <w:color w:val="000000"/>
          <w:lang w:val="id-ID"/>
        </w:rPr>
        <w:t xml:space="preserve">untuk menghasilkan suatu data yang </w:t>
      </w:r>
      <w:r w:rsidR="008077BE" w:rsidRPr="002945F1">
        <w:rPr>
          <w:rFonts w:ascii="Times New Roman" w:hAnsi="Times New Roman" w:cs="Times New Roman"/>
          <w:color w:val="000000"/>
          <w:lang w:val="id-ID"/>
        </w:rPr>
        <w:t>berkualitas tinggi</w:t>
      </w:r>
      <w:r w:rsidRPr="002945F1">
        <w:rPr>
          <w:rFonts w:ascii="Times New Roman" w:hAnsi="Times New Roman" w:cs="Times New Roman"/>
          <w:color w:val="000000"/>
          <w:lang w:val="id-ID"/>
        </w:rPr>
        <w:t>.</w:t>
      </w:r>
      <w:r w:rsidR="008569CE" w:rsidRPr="002945F1">
        <w:rPr>
          <w:rFonts w:ascii="Times New Roman" w:hAnsi="Times New Roman" w:cs="Times New Roman"/>
          <w:color w:val="000000"/>
          <w:lang w:val="id-ID"/>
        </w:rPr>
        <w:t xml:space="preserve"> Data berkualitas tinggi yang dimaksudkan adalah data yang bernilai benar,</w:t>
      </w:r>
      <w:r w:rsidR="00292F96" w:rsidRPr="002945F1">
        <w:rPr>
          <w:rFonts w:ascii="Times New Roman" w:hAnsi="Times New Roman" w:cs="Times New Roman"/>
          <w:color w:val="000000"/>
          <w:lang w:val="id-ID"/>
        </w:rPr>
        <w:t xml:space="preserve"> paling baru,</w:t>
      </w:r>
      <w:r w:rsidR="00565E28" w:rsidRPr="002945F1">
        <w:rPr>
          <w:rFonts w:ascii="Times New Roman" w:hAnsi="Times New Roman" w:cs="Times New Roman"/>
          <w:color w:val="000000"/>
          <w:lang w:val="id-ID"/>
        </w:rPr>
        <w:t xml:space="preserve"> dan</w:t>
      </w:r>
      <w:r w:rsidR="008569CE" w:rsidRPr="002945F1">
        <w:rPr>
          <w:rFonts w:ascii="Times New Roman" w:hAnsi="Times New Roman" w:cs="Times New Roman"/>
          <w:color w:val="000000"/>
          <w:lang w:val="id-ID"/>
        </w:rPr>
        <w:t xml:space="preserve"> tidak memiliki duplik</w:t>
      </w:r>
      <w:r w:rsidR="003B2963" w:rsidRPr="002945F1">
        <w:rPr>
          <w:rFonts w:ascii="Times New Roman" w:hAnsi="Times New Roman" w:cs="Times New Roman"/>
          <w:color w:val="000000"/>
          <w:lang w:val="id-ID"/>
        </w:rPr>
        <w:t>asi</w:t>
      </w:r>
      <w:r w:rsidR="008569CE" w:rsidRPr="002945F1">
        <w:rPr>
          <w:rFonts w:ascii="Times New Roman" w:hAnsi="Times New Roman" w:cs="Times New Roman"/>
          <w:color w:val="000000"/>
          <w:lang w:val="id-ID"/>
        </w:rPr>
        <w:t>.</w:t>
      </w:r>
      <w:r w:rsidR="00515BA7" w:rsidRPr="002945F1">
        <w:rPr>
          <w:rFonts w:ascii="Times New Roman" w:hAnsi="Times New Roman" w:cs="Times New Roman"/>
          <w:color w:val="000000"/>
          <w:lang w:val="id-ID"/>
        </w:rPr>
        <w:t xml:space="preserve"> EIM terdapat pada Microsoft SQL Server 2012.</w:t>
      </w:r>
      <w:r w:rsidR="002B1894" w:rsidRPr="002945F1">
        <w:rPr>
          <w:rFonts w:ascii="Times New Roman" w:hAnsi="Times New Roman" w:cs="Times New Roman"/>
          <w:color w:val="000000"/>
          <w:lang w:val="id-ID"/>
        </w:rPr>
        <w:t xml:space="preserve"> EIM memiliki tiga</w:t>
      </w:r>
      <w:r w:rsidR="00DA67BB" w:rsidRPr="002945F1">
        <w:rPr>
          <w:rFonts w:ascii="Times New Roman" w:hAnsi="Times New Roman" w:cs="Times New Roman"/>
          <w:color w:val="000000"/>
          <w:lang w:val="id-ID"/>
        </w:rPr>
        <w:t xml:space="preserve"> komponen</w:t>
      </w:r>
      <w:r w:rsidR="00902355" w:rsidRPr="002945F1">
        <w:rPr>
          <w:rFonts w:ascii="Times New Roman" w:hAnsi="Times New Roman" w:cs="Times New Roman"/>
          <w:color w:val="000000"/>
          <w:lang w:val="id-ID"/>
        </w:rPr>
        <w:t xml:space="preserve"> utama yaitu, </w:t>
      </w:r>
      <w:r w:rsidR="000D13B7" w:rsidRPr="002945F1">
        <w:rPr>
          <w:rFonts w:ascii="Times New Roman" w:hAnsi="Times New Roman" w:cs="Times New Roman"/>
          <w:i/>
          <w:color w:val="000000"/>
          <w:lang w:val="id-ID"/>
        </w:rPr>
        <w:t>I</w:t>
      </w:r>
      <w:r w:rsidR="00516AA0" w:rsidRPr="002945F1">
        <w:rPr>
          <w:rFonts w:ascii="Times New Roman" w:hAnsi="Times New Roman" w:cs="Times New Roman"/>
          <w:i/>
          <w:color w:val="000000"/>
          <w:lang w:val="id-ID"/>
        </w:rPr>
        <w:t xml:space="preserve">ntegration </w:t>
      </w:r>
      <w:r w:rsidR="000D13B7" w:rsidRPr="002945F1">
        <w:rPr>
          <w:rFonts w:ascii="Times New Roman" w:hAnsi="Times New Roman" w:cs="Times New Roman"/>
          <w:i/>
          <w:color w:val="000000"/>
          <w:lang w:val="id-ID"/>
        </w:rPr>
        <w:t>S</w:t>
      </w:r>
      <w:r w:rsidR="00516AA0" w:rsidRPr="002945F1">
        <w:rPr>
          <w:rFonts w:ascii="Times New Roman" w:hAnsi="Times New Roman" w:cs="Times New Roman"/>
          <w:i/>
          <w:color w:val="000000"/>
          <w:lang w:val="id-ID"/>
        </w:rPr>
        <w:t>ervice</w:t>
      </w:r>
      <w:r w:rsidR="00B33696" w:rsidRPr="002945F1">
        <w:rPr>
          <w:rFonts w:ascii="Times New Roman" w:hAnsi="Times New Roman" w:cs="Times New Roman"/>
          <w:i/>
          <w:color w:val="000000"/>
          <w:lang w:val="id-ID"/>
        </w:rPr>
        <w:t xml:space="preserve"> </w:t>
      </w:r>
      <w:r w:rsidR="00B33696" w:rsidRPr="002945F1">
        <w:rPr>
          <w:rFonts w:ascii="Times New Roman" w:hAnsi="Times New Roman" w:cs="Times New Roman"/>
          <w:color w:val="000000"/>
          <w:lang w:val="id-ID"/>
        </w:rPr>
        <w:t>(IS)</w:t>
      </w:r>
      <w:r w:rsidR="000D13B7" w:rsidRPr="002945F1">
        <w:rPr>
          <w:rFonts w:ascii="Times New Roman" w:hAnsi="Times New Roman" w:cs="Times New Roman"/>
          <w:color w:val="000000"/>
          <w:lang w:val="id-ID"/>
        </w:rPr>
        <w:t xml:space="preserve">, </w:t>
      </w:r>
      <w:r w:rsidR="00902355" w:rsidRPr="002945F1">
        <w:rPr>
          <w:rFonts w:ascii="Times New Roman" w:hAnsi="Times New Roman" w:cs="Times New Roman"/>
          <w:i/>
          <w:color w:val="000000"/>
          <w:lang w:val="id-ID"/>
        </w:rPr>
        <w:t>M</w:t>
      </w:r>
      <w:r w:rsidR="00516AA0" w:rsidRPr="002945F1">
        <w:rPr>
          <w:rFonts w:ascii="Times New Roman" w:hAnsi="Times New Roman" w:cs="Times New Roman"/>
          <w:i/>
          <w:color w:val="000000"/>
          <w:lang w:val="id-ID"/>
        </w:rPr>
        <w:t xml:space="preserve">aster </w:t>
      </w:r>
      <w:r w:rsidR="00902355" w:rsidRPr="002945F1">
        <w:rPr>
          <w:rFonts w:ascii="Times New Roman" w:hAnsi="Times New Roman" w:cs="Times New Roman"/>
          <w:i/>
          <w:color w:val="000000"/>
          <w:lang w:val="id-ID"/>
        </w:rPr>
        <w:t>D</w:t>
      </w:r>
      <w:r w:rsidR="00516AA0" w:rsidRPr="002945F1">
        <w:rPr>
          <w:rFonts w:ascii="Times New Roman" w:hAnsi="Times New Roman" w:cs="Times New Roman"/>
          <w:i/>
          <w:color w:val="000000"/>
          <w:lang w:val="id-ID"/>
        </w:rPr>
        <w:t xml:space="preserve">ata </w:t>
      </w:r>
      <w:r w:rsidR="00F56553" w:rsidRPr="002945F1">
        <w:rPr>
          <w:rFonts w:ascii="Times New Roman" w:hAnsi="Times New Roman" w:cs="Times New Roman"/>
          <w:i/>
          <w:color w:val="000000"/>
          <w:lang w:val="id-ID"/>
        </w:rPr>
        <w:t>Service</w:t>
      </w:r>
      <w:r w:rsidR="008A5C7E" w:rsidRPr="002945F1">
        <w:rPr>
          <w:rFonts w:ascii="Times New Roman" w:hAnsi="Times New Roman" w:cs="Times New Roman"/>
          <w:i/>
          <w:color w:val="000000"/>
          <w:lang w:val="id-ID"/>
        </w:rPr>
        <w:t xml:space="preserve"> </w:t>
      </w:r>
      <w:r w:rsidR="008A5C7E" w:rsidRPr="002945F1">
        <w:rPr>
          <w:rFonts w:ascii="Times New Roman" w:hAnsi="Times New Roman" w:cs="Times New Roman"/>
          <w:color w:val="000000"/>
          <w:lang w:val="id-ID"/>
        </w:rPr>
        <w:t>(MDS)</w:t>
      </w:r>
      <w:r w:rsidR="00902355" w:rsidRPr="002945F1">
        <w:rPr>
          <w:rFonts w:ascii="Times New Roman" w:hAnsi="Times New Roman" w:cs="Times New Roman"/>
          <w:color w:val="000000"/>
          <w:lang w:val="id-ID"/>
        </w:rPr>
        <w:t xml:space="preserve"> dan </w:t>
      </w:r>
      <w:r w:rsidR="00902355" w:rsidRPr="002945F1">
        <w:rPr>
          <w:rFonts w:ascii="Times New Roman" w:hAnsi="Times New Roman" w:cs="Times New Roman"/>
          <w:i/>
          <w:color w:val="000000"/>
          <w:lang w:val="id-ID"/>
        </w:rPr>
        <w:t>D</w:t>
      </w:r>
      <w:r w:rsidR="00F56553" w:rsidRPr="002945F1">
        <w:rPr>
          <w:rFonts w:ascii="Times New Roman" w:hAnsi="Times New Roman" w:cs="Times New Roman"/>
          <w:i/>
          <w:color w:val="000000"/>
          <w:lang w:val="id-ID"/>
        </w:rPr>
        <w:t xml:space="preserve">ata </w:t>
      </w:r>
      <w:r w:rsidR="00902355" w:rsidRPr="002945F1">
        <w:rPr>
          <w:rFonts w:ascii="Times New Roman" w:hAnsi="Times New Roman" w:cs="Times New Roman"/>
          <w:i/>
          <w:color w:val="000000"/>
          <w:lang w:val="id-ID"/>
        </w:rPr>
        <w:t>Q</w:t>
      </w:r>
      <w:r w:rsidR="00F56553" w:rsidRPr="002945F1">
        <w:rPr>
          <w:rFonts w:ascii="Times New Roman" w:hAnsi="Times New Roman" w:cs="Times New Roman"/>
          <w:i/>
          <w:color w:val="000000"/>
          <w:lang w:val="id-ID"/>
        </w:rPr>
        <w:t xml:space="preserve">uality </w:t>
      </w:r>
      <w:r w:rsidR="00902355" w:rsidRPr="002945F1">
        <w:rPr>
          <w:rFonts w:ascii="Times New Roman" w:hAnsi="Times New Roman" w:cs="Times New Roman"/>
          <w:i/>
          <w:color w:val="000000"/>
          <w:lang w:val="id-ID"/>
        </w:rPr>
        <w:t>S</w:t>
      </w:r>
      <w:r w:rsidR="00F56553" w:rsidRPr="002945F1">
        <w:rPr>
          <w:rFonts w:ascii="Times New Roman" w:hAnsi="Times New Roman" w:cs="Times New Roman"/>
          <w:i/>
          <w:color w:val="000000"/>
          <w:lang w:val="id-ID"/>
        </w:rPr>
        <w:t>ervice</w:t>
      </w:r>
      <w:r w:rsidR="00EE0128" w:rsidRPr="002945F1">
        <w:rPr>
          <w:rFonts w:ascii="Times New Roman" w:hAnsi="Times New Roman" w:cs="Times New Roman"/>
          <w:i/>
          <w:color w:val="000000"/>
          <w:lang w:val="id-ID"/>
        </w:rPr>
        <w:t xml:space="preserve"> </w:t>
      </w:r>
      <w:r w:rsidR="00EE0128" w:rsidRPr="002945F1">
        <w:rPr>
          <w:rFonts w:ascii="Times New Roman" w:hAnsi="Times New Roman" w:cs="Times New Roman"/>
          <w:color w:val="000000"/>
          <w:lang w:val="id-ID"/>
        </w:rPr>
        <w:t>(DQS)</w:t>
      </w:r>
      <w:r w:rsidR="00902355" w:rsidRPr="002945F1">
        <w:rPr>
          <w:rFonts w:ascii="Times New Roman" w:hAnsi="Times New Roman" w:cs="Times New Roman"/>
          <w:color w:val="000000"/>
          <w:lang w:val="id-ID"/>
        </w:rPr>
        <w:t>.</w:t>
      </w:r>
      <w:r w:rsidRPr="002945F1">
        <w:rPr>
          <w:rFonts w:ascii="Times New Roman" w:hAnsi="Times New Roman" w:cs="Times New Roman"/>
          <w:color w:val="000000"/>
          <w:lang w:val="id-ID"/>
        </w:rPr>
        <w:t xml:space="preserve"> </w:t>
      </w:r>
    </w:p>
    <w:p w14:paraId="76741FC5" w14:textId="696B7E71" w:rsidR="002957E0" w:rsidRPr="002945F1" w:rsidRDefault="008B7FA4" w:rsidP="000346E9">
      <w:pPr>
        <w:widowControl w:val="0"/>
        <w:autoSpaceDE w:val="0"/>
        <w:autoSpaceDN w:val="0"/>
        <w:adjustRightInd w:val="0"/>
        <w:spacing w:after="240" w:line="340" w:lineRule="atLeast"/>
        <w:ind w:firstLine="426"/>
        <w:jc w:val="both"/>
        <w:rPr>
          <w:rFonts w:ascii="Times New Roman" w:hAnsi="Times New Roman" w:cs="Times New Roman"/>
          <w:color w:val="000000"/>
          <w:lang w:val="id-ID"/>
        </w:rPr>
      </w:pPr>
      <w:r w:rsidRPr="002945F1">
        <w:rPr>
          <w:rFonts w:ascii="Times New Roman" w:hAnsi="Times New Roman" w:cs="Times New Roman"/>
          <w:i/>
          <w:color w:val="000000"/>
          <w:lang w:val="id-ID"/>
        </w:rPr>
        <w:t>Master Data Services</w:t>
      </w:r>
      <w:r w:rsidR="00E52961" w:rsidRPr="002945F1">
        <w:rPr>
          <w:rFonts w:ascii="Times New Roman" w:hAnsi="Times New Roman" w:cs="Times New Roman"/>
          <w:color w:val="000000"/>
          <w:lang w:val="id-ID"/>
        </w:rPr>
        <w:t xml:space="preserve"> (MDS)</w:t>
      </w:r>
      <w:r w:rsidRPr="002945F1">
        <w:rPr>
          <w:rFonts w:ascii="Times New Roman" w:hAnsi="Times New Roman" w:cs="Times New Roman"/>
          <w:color w:val="000000"/>
          <w:lang w:val="id-ID"/>
        </w:rPr>
        <w:t xml:space="preserve"> adalah sebuah platform manajemen da</w:t>
      </w:r>
      <w:r w:rsidR="00284E1D" w:rsidRPr="002945F1">
        <w:rPr>
          <w:rFonts w:ascii="Times New Roman" w:hAnsi="Times New Roman" w:cs="Times New Roman"/>
          <w:color w:val="000000"/>
          <w:lang w:val="id-ID"/>
        </w:rPr>
        <w:t xml:space="preserve">ta master yang memungkinkan </w:t>
      </w:r>
      <w:r w:rsidR="009C2872" w:rsidRPr="002945F1">
        <w:rPr>
          <w:rFonts w:ascii="Times New Roman" w:hAnsi="Times New Roman" w:cs="Times New Roman"/>
          <w:color w:val="000000"/>
          <w:lang w:val="id-ID"/>
        </w:rPr>
        <w:t xml:space="preserve"> pe</w:t>
      </w:r>
      <w:r w:rsidR="00AB2406" w:rsidRPr="002945F1">
        <w:rPr>
          <w:rFonts w:ascii="Times New Roman" w:hAnsi="Times New Roman" w:cs="Times New Roman"/>
          <w:color w:val="000000"/>
          <w:lang w:val="id-ID"/>
        </w:rPr>
        <w:t>m</w:t>
      </w:r>
      <w:r w:rsidRPr="002945F1">
        <w:rPr>
          <w:rFonts w:ascii="Times New Roman" w:hAnsi="Times New Roman" w:cs="Times New Roman"/>
          <w:color w:val="000000"/>
          <w:lang w:val="id-ID"/>
        </w:rPr>
        <w:t>buat</w:t>
      </w:r>
      <w:r w:rsidR="009C2872" w:rsidRPr="002945F1">
        <w:rPr>
          <w:rFonts w:ascii="Times New Roman" w:hAnsi="Times New Roman" w:cs="Times New Roman"/>
          <w:color w:val="000000"/>
          <w:lang w:val="id-ID"/>
        </w:rPr>
        <w:t>an</w:t>
      </w:r>
      <w:r w:rsidRPr="002945F1">
        <w:rPr>
          <w:rFonts w:ascii="Times New Roman" w:hAnsi="Times New Roman" w:cs="Times New Roman"/>
          <w:color w:val="000000"/>
          <w:lang w:val="id-ID"/>
        </w:rPr>
        <w:t xml:space="preserve"> dan </w:t>
      </w:r>
      <w:r w:rsidR="009C2872" w:rsidRPr="002945F1">
        <w:rPr>
          <w:rFonts w:ascii="Times New Roman" w:hAnsi="Times New Roman" w:cs="Times New Roman"/>
          <w:color w:val="000000"/>
          <w:lang w:val="id-ID"/>
        </w:rPr>
        <w:t>pem</w:t>
      </w:r>
      <w:r w:rsidRPr="002945F1">
        <w:rPr>
          <w:rFonts w:ascii="Times New Roman" w:hAnsi="Times New Roman" w:cs="Times New Roman"/>
          <w:color w:val="000000"/>
          <w:lang w:val="id-ID"/>
        </w:rPr>
        <w:t>elihara</w:t>
      </w:r>
      <w:r w:rsidR="009C2872" w:rsidRPr="002945F1">
        <w:rPr>
          <w:rFonts w:ascii="Times New Roman" w:hAnsi="Times New Roman" w:cs="Times New Roman"/>
          <w:color w:val="000000"/>
          <w:lang w:val="id-ID"/>
        </w:rPr>
        <w:t>an</w:t>
      </w:r>
      <w:r w:rsidR="009D46A1" w:rsidRPr="002945F1">
        <w:rPr>
          <w:rFonts w:ascii="Times New Roman" w:hAnsi="Times New Roman" w:cs="Times New Roman"/>
          <w:color w:val="000000"/>
          <w:lang w:val="id-ID"/>
        </w:rPr>
        <w:t xml:space="preserve">, standar </w:t>
      </w:r>
      <w:r w:rsidRPr="002945F1">
        <w:rPr>
          <w:rFonts w:ascii="Times New Roman" w:hAnsi="Times New Roman" w:cs="Times New Roman"/>
          <w:color w:val="000000"/>
          <w:lang w:val="id-ID"/>
        </w:rPr>
        <w:t>tunggal untuk</w:t>
      </w:r>
      <w:r w:rsidR="00F27AFE" w:rsidRPr="002945F1">
        <w:rPr>
          <w:rFonts w:ascii="Times New Roman" w:hAnsi="Times New Roman" w:cs="Times New Roman"/>
          <w:color w:val="000000"/>
          <w:lang w:val="id-ID"/>
        </w:rPr>
        <w:t xml:space="preserve"> sebuah data bisnis</w:t>
      </w:r>
      <w:r w:rsidR="00F85EFC" w:rsidRPr="002945F1">
        <w:rPr>
          <w:rFonts w:ascii="Times New Roman" w:hAnsi="Times New Roman" w:cs="Times New Roman"/>
          <w:color w:val="000000"/>
          <w:lang w:val="id-ID"/>
        </w:rPr>
        <w:t xml:space="preserve">. </w:t>
      </w:r>
      <w:r w:rsidRPr="002945F1">
        <w:rPr>
          <w:rFonts w:ascii="Times New Roman" w:hAnsi="Times New Roman" w:cs="Times New Roman"/>
          <w:color w:val="000000"/>
          <w:lang w:val="id-ID"/>
        </w:rPr>
        <w:t>MDS</w:t>
      </w:r>
      <w:r w:rsidR="002D6C7D" w:rsidRPr="002945F1">
        <w:rPr>
          <w:rFonts w:ascii="Times New Roman" w:hAnsi="Times New Roman" w:cs="Times New Roman"/>
          <w:color w:val="000000"/>
          <w:lang w:val="id-ID"/>
        </w:rPr>
        <w:t xml:space="preserve"> dapat memelihara dan mengelola data master</w:t>
      </w:r>
      <w:r w:rsidRPr="002945F1">
        <w:rPr>
          <w:rFonts w:ascii="Times New Roman" w:hAnsi="Times New Roman" w:cs="Times New Roman"/>
          <w:color w:val="000000"/>
          <w:lang w:val="id-ID"/>
        </w:rPr>
        <w:t xml:space="preserve"> dalam</w:t>
      </w:r>
      <w:r w:rsidR="00B247FB" w:rsidRPr="002945F1">
        <w:rPr>
          <w:rFonts w:ascii="Times New Roman" w:hAnsi="Times New Roman" w:cs="Times New Roman"/>
          <w:color w:val="000000"/>
          <w:lang w:val="id-ID"/>
        </w:rPr>
        <w:t xml:space="preserve"> kondisi</w:t>
      </w:r>
      <w:r w:rsidRPr="002945F1">
        <w:rPr>
          <w:rFonts w:ascii="Times New Roman" w:hAnsi="Times New Roman" w:cs="Times New Roman"/>
          <w:color w:val="000000"/>
          <w:lang w:val="id-ID"/>
        </w:rPr>
        <w:t xml:space="preserve"> "</w:t>
      </w:r>
      <w:r w:rsidR="00D40180" w:rsidRPr="002945F1">
        <w:rPr>
          <w:rFonts w:ascii="Times New Roman" w:hAnsi="Times New Roman" w:cs="Times New Roman"/>
          <w:color w:val="000000"/>
          <w:lang w:val="id-ID"/>
        </w:rPr>
        <w:t>known good</w:t>
      </w:r>
      <w:r w:rsidRPr="002945F1">
        <w:rPr>
          <w:rFonts w:ascii="Times New Roman" w:hAnsi="Times New Roman" w:cs="Times New Roman"/>
          <w:color w:val="000000"/>
          <w:lang w:val="id-ID"/>
        </w:rPr>
        <w:t xml:space="preserve">" melalui </w:t>
      </w:r>
      <w:r w:rsidR="004552A6" w:rsidRPr="002945F1">
        <w:rPr>
          <w:rFonts w:ascii="Times New Roman" w:hAnsi="Times New Roman" w:cs="Times New Roman"/>
          <w:color w:val="000000"/>
          <w:lang w:val="id-ID"/>
        </w:rPr>
        <w:t xml:space="preserve">sebuah </w:t>
      </w:r>
      <w:r w:rsidR="00441614" w:rsidRPr="002945F1">
        <w:rPr>
          <w:rFonts w:ascii="Times New Roman" w:hAnsi="Times New Roman" w:cs="Times New Roman"/>
          <w:color w:val="000000"/>
          <w:lang w:val="id-ID"/>
        </w:rPr>
        <w:t xml:space="preserve">aturan </w:t>
      </w:r>
      <w:r w:rsidRPr="002945F1">
        <w:rPr>
          <w:rFonts w:ascii="Times New Roman" w:hAnsi="Times New Roman" w:cs="Times New Roman"/>
          <w:color w:val="000000"/>
          <w:lang w:val="id-ID"/>
        </w:rPr>
        <w:t>dan UI berbasis Excel. Menurut definisi, data</w:t>
      </w:r>
      <w:r w:rsidR="008E3789" w:rsidRPr="002945F1">
        <w:rPr>
          <w:rFonts w:ascii="Times New Roman" w:hAnsi="Times New Roman" w:cs="Times New Roman"/>
          <w:color w:val="000000"/>
          <w:lang w:val="id-ID"/>
        </w:rPr>
        <w:t xml:space="preserve"> master adalah non-transaksi</w:t>
      </w:r>
      <w:r w:rsidRPr="002945F1">
        <w:rPr>
          <w:rFonts w:ascii="Times New Roman" w:hAnsi="Times New Roman" w:cs="Times New Roman"/>
          <w:color w:val="000000"/>
          <w:lang w:val="id-ID"/>
        </w:rPr>
        <w:t xml:space="preserve"> referensi data yang berubah perlahan.</w:t>
      </w:r>
      <w:r w:rsidR="00061090" w:rsidRPr="002945F1">
        <w:rPr>
          <w:rFonts w:ascii="Times New Roman" w:hAnsi="Times New Roman" w:cs="Times New Roman"/>
          <w:color w:val="000000"/>
          <w:lang w:val="id-ID"/>
        </w:rPr>
        <w:t xml:space="preserve"> MDS dapat </w:t>
      </w:r>
      <w:r w:rsidR="00F54157" w:rsidRPr="002945F1">
        <w:rPr>
          <w:rFonts w:ascii="Times New Roman" w:hAnsi="Times New Roman" w:cs="Times New Roman"/>
          <w:color w:val="000000"/>
          <w:lang w:val="id-ID"/>
        </w:rPr>
        <w:t>menyinkronisasi</w:t>
      </w:r>
      <w:r w:rsidR="00061090" w:rsidRPr="002945F1">
        <w:rPr>
          <w:rFonts w:ascii="Times New Roman" w:hAnsi="Times New Roman" w:cs="Times New Roman"/>
          <w:color w:val="000000"/>
          <w:lang w:val="id-ID"/>
        </w:rPr>
        <w:t xml:space="preserve"> </w:t>
      </w:r>
      <w:r w:rsidRPr="002945F1">
        <w:rPr>
          <w:rFonts w:ascii="Times New Roman" w:hAnsi="Times New Roman" w:cs="Times New Roman"/>
          <w:color w:val="000000"/>
          <w:lang w:val="id-ID"/>
        </w:rPr>
        <w:t>dan menye</w:t>
      </w:r>
      <w:r w:rsidR="00024A18" w:rsidRPr="002945F1">
        <w:rPr>
          <w:rFonts w:ascii="Times New Roman" w:hAnsi="Times New Roman" w:cs="Times New Roman"/>
          <w:color w:val="000000"/>
          <w:lang w:val="id-ID"/>
        </w:rPr>
        <w:t>lesaikan perbedaan antara berbagai</w:t>
      </w:r>
      <w:r w:rsidRPr="002945F1">
        <w:rPr>
          <w:rFonts w:ascii="Times New Roman" w:hAnsi="Times New Roman" w:cs="Times New Roman"/>
          <w:color w:val="000000"/>
          <w:lang w:val="id-ID"/>
        </w:rPr>
        <w:t xml:space="preserve"> sumber data</w:t>
      </w:r>
      <w:r w:rsidR="00061090" w:rsidRPr="002945F1">
        <w:rPr>
          <w:rFonts w:ascii="Times New Roman" w:hAnsi="Times New Roman" w:cs="Times New Roman"/>
          <w:color w:val="000000"/>
          <w:lang w:val="id-ID"/>
        </w:rPr>
        <w:t xml:space="preserve"> master</w:t>
      </w:r>
      <w:r w:rsidRPr="002945F1">
        <w:rPr>
          <w:rFonts w:ascii="Times New Roman" w:hAnsi="Times New Roman" w:cs="Times New Roman"/>
          <w:color w:val="000000"/>
          <w:lang w:val="id-ID"/>
        </w:rPr>
        <w:t xml:space="preserve">. </w:t>
      </w:r>
    </w:p>
    <w:p w14:paraId="18A41FD5" w14:textId="639F7D8E" w:rsidR="00E04A9E" w:rsidRPr="002945F1" w:rsidRDefault="00E04A9E" w:rsidP="00F35B14">
      <w:pPr>
        <w:widowControl w:val="0"/>
        <w:autoSpaceDE w:val="0"/>
        <w:autoSpaceDN w:val="0"/>
        <w:adjustRightInd w:val="0"/>
        <w:spacing w:after="240" w:line="340" w:lineRule="atLeast"/>
        <w:ind w:firstLine="426"/>
        <w:jc w:val="both"/>
        <w:rPr>
          <w:rFonts w:ascii="Times New Roman" w:hAnsi="Times New Roman" w:cs="Times New Roman"/>
          <w:color w:val="000000"/>
          <w:lang w:val="id-ID"/>
        </w:rPr>
      </w:pPr>
      <w:r w:rsidRPr="002945F1">
        <w:rPr>
          <w:rFonts w:ascii="Times New Roman" w:hAnsi="Times New Roman" w:cs="Times New Roman"/>
          <w:i/>
          <w:color w:val="000000"/>
          <w:lang w:val="id-ID"/>
        </w:rPr>
        <w:t>Data Quality Services</w:t>
      </w:r>
      <w:r w:rsidRPr="002945F1">
        <w:rPr>
          <w:rFonts w:ascii="Times New Roman" w:hAnsi="Times New Roman" w:cs="Times New Roman"/>
          <w:color w:val="000000"/>
          <w:lang w:val="id-ID"/>
        </w:rPr>
        <w:t xml:space="preserve"> (DQS)</w:t>
      </w:r>
      <w:r w:rsidR="007E3623" w:rsidRPr="002945F1">
        <w:rPr>
          <w:rFonts w:ascii="Times New Roman" w:hAnsi="Times New Roman" w:cs="Times New Roman"/>
          <w:color w:val="000000"/>
          <w:lang w:val="id-ID"/>
        </w:rPr>
        <w:t xml:space="preserve"> merupakan </w:t>
      </w:r>
      <w:r w:rsidR="00BC606E" w:rsidRPr="002945F1">
        <w:rPr>
          <w:rFonts w:ascii="Times New Roman" w:hAnsi="Times New Roman" w:cs="Times New Roman"/>
          <w:color w:val="000000"/>
          <w:lang w:val="id-ID"/>
        </w:rPr>
        <w:t>plat</w:t>
      </w:r>
      <w:r w:rsidRPr="002945F1">
        <w:rPr>
          <w:rFonts w:ascii="Times New Roman" w:hAnsi="Times New Roman" w:cs="Times New Roman"/>
          <w:color w:val="000000"/>
          <w:lang w:val="id-ID"/>
        </w:rPr>
        <w:t xml:space="preserve">form </w:t>
      </w:r>
      <w:r w:rsidR="00BC606E" w:rsidRPr="002945F1">
        <w:rPr>
          <w:rFonts w:ascii="Times New Roman" w:hAnsi="Times New Roman" w:cs="Times New Roman"/>
          <w:color w:val="000000"/>
          <w:lang w:val="id-ID"/>
        </w:rPr>
        <w:t xml:space="preserve">untuk </w:t>
      </w:r>
      <w:r w:rsidRPr="002945F1">
        <w:rPr>
          <w:rFonts w:ascii="Times New Roman" w:hAnsi="Times New Roman" w:cs="Times New Roman"/>
          <w:color w:val="000000"/>
          <w:lang w:val="id-ID"/>
        </w:rPr>
        <w:t>mem</w:t>
      </w:r>
      <w:r w:rsidR="007637B7" w:rsidRPr="002945F1">
        <w:rPr>
          <w:rFonts w:ascii="Times New Roman" w:hAnsi="Times New Roman" w:cs="Times New Roman"/>
          <w:color w:val="000000"/>
          <w:lang w:val="id-ID"/>
        </w:rPr>
        <w:t>bersihkan, memperkaya, dan pencocokan</w:t>
      </w:r>
      <w:r w:rsidR="00E1290A" w:rsidRPr="002945F1">
        <w:rPr>
          <w:rFonts w:ascii="Times New Roman" w:hAnsi="Times New Roman" w:cs="Times New Roman"/>
          <w:color w:val="000000"/>
          <w:lang w:val="id-ID"/>
        </w:rPr>
        <w:t xml:space="preserve"> </w:t>
      </w:r>
      <w:r w:rsidR="007637B7" w:rsidRPr="002945F1">
        <w:rPr>
          <w:rFonts w:ascii="Times New Roman" w:hAnsi="Times New Roman" w:cs="Times New Roman"/>
          <w:color w:val="000000"/>
          <w:lang w:val="id-ID"/>
        </w:rPr>
        <w:t>data</w:t>
      </w:r>
      <w:r w:rsidR="00E27388" w:rsidRPr="002945F1">
        <w:rPr>
          <w:rFonts w:ascii="Times New Roman" w:hAnsi="Times New Roman" w:cs="Times New Roman"/>
          <w:color w:val="000000"/>
          <w:lang w:val="id-ID"/>
        </w:rPr>
        <w:t>. DQS bekerja</w:t>
      </w:r>
      <w:r w:rsidR="00B50EAC" w:rsidRPr="002945F1">
        <w:rPr>
          <w:rFonts w:ascii="Times New Roman" w:hAnsi="Times New Roman" w:cs="Times New Roman"/>
          <w:color w:val="000000"/>
          <w:lang w:val="id-ID"/>
        </w:rPr>
        <w:t xml:space="preserve"> untuk</w:t>
      </w:r>
      <w:r w:rsidRPr="002945F1">
        <w:rPr>
          <w:rFonts w:ascii="Times New Roman" w:hAnsi="Times New Roman" w:cs="Times New Roman"/>
          <w:color w:val="000000"/>
          <w:lang w:val="id-ID"/>
        </w:rPr>
        <w:t xml:space="preserve"> meningkatkan kualitas data dengan </w:t>
      </w:r>
      <w:r w:rsidR="006F7D92" w:rsidRPr="002945F1">
        <w:rPr>
          <w:rFonts w:ascii="Times New Roman" w:hAnsi="Times New Roman" w:cs="Times New Roman"/>
          <w:color w:val="000000"/>
          <w:lang w:val="id-ID"/>
        </w:rPr>
        <w:t xml:space="preserve">cara </w:t>
      </w:r>
      <w:r w:rsidRPr="002945F1">
        <w:rPr>
          <w:rFonts w:ascii="Times New Roman" w:hAnsi="Times New Roman" w:cs="Times New Roman"/>
          <w:color w:val="000000"/>
          <w:lang w:val="id-ID"/>
        </w:rPr>
        <w:t>melacak aturan dan pengetahuan lainnya</w:t>
      </w:r>
      <w:r w:rsidR="00964AE7" w:rsidRPr="002945F1">
        <w:rPr>
          <w:rFonts w:ascii="Times New Roman" w:hAnsi="Times New Roman" w:cs="Times New Roman"/>
          <w:color w:val="000000"/>
          <w:lang w:val="id-ID"/>
        </w:rPr>
        <w:t xml:space="preserve"> untuk</w:t>
      </w:r>
      <w:r w:rsidRPr="002945F1">
        <w:rPr>
          <w:rFonts w:ascii="Times New Roman" w:hAnsi="Times New Roman" w:cs="Times New Roman"/>
          <w:color w:val="000000"/>
          <w:lang w:val="id-ID"/>
        </w:rPr>
        <w:t xml:space="preserve"> memperbaiki </w:t>
      </w:r>
      <w:r w:rsidR="00B2728E" w:rsidRPr="002945F1">
        <w:rPr>
          <w:rFonts w:ascii="Times New Roman" w:hAnsi="Times New Roman" w:cs="Times New Roman"/>
          <w:color w:val="000000"/>
          <w:lang w:val="id-ID"/>
        </w:rPr>
        <w:t>per</w:t>
      </w:r>
      <w:r w:rsidRPr="002945F1">
        <w:rPr>
          <w:rFonts w:ascii="Times New Roman" w:hAnsi="Times New Roman" w:cs="Times New Roman"/>
          <w:color w:val="000000"/>
          <w:lang w:val="id-ID"/>
        </w:rPr>
        <w:t>masalah</w:t>
      </w:r>
      <w:r w:rsidR="00E65643" w:rsidRPr="002945F1">
        <w:rPr>
          <w:rFonts w:ascii="Times New Roman" w:hAnsi="Times New Roman" w:cs="Times New Roman"/>
          <w:color w:val="000000"/>
          <w:lang w:val="id-ID"/>
        </w:rPr>
        <w:t>an</w:t>
      </w:r>
      <w:r w:rsidR="004B3892" w:rsidRPr="002945F1">
        <w:rPr>
          <w:rFonts w:ascii="Times New Roman" w:hAnsi="Times New Roman" w:cs="Times New Roman"/>
          <w:color w:val="000000"/>
          <w:lang w:val="id-ID"/>
        </w:rPr>
        <w:t xml:space="preserve"> </w:t>
      </w:r>
      <w:r w:rsidRPr="002945F1">
        <w:rPr>
          <w:rFonts w:ascii="Times New Roman" w:hAnsi="Times New Roman" w:cs="Times New Roman"/>
          <w:color w:val="000000"/>
          <w:lang w:val="id-ID"/>
        </w:rPr>
        <w:t>data "kotor", dan unt</w:t>
      </w:r>
      <w:r w:rsidR="00293F96" w:rsidRPr="002945F1">
        <w:rPr>
          <w:rFonts w:ascii="Times New Roman" w:hAnsi="Times New Roman" w:cs="Times New Roman"/>
          <w:color w:val="000000"/>
          <w:lang w:val="id-ID"/>
        </w:rPr>
        <w:t xml:space="preserve">uk menerapkan pengetahuan </w:t>
      </w:r>
      <w:r w:rsidRPr="002945F1">
        <w:rPr>
          <w:rFonts w:ascii="Times New Roman" w:hAnsi="Times New Roman" w:cs="Times New Roman"/>
          <w:color w:val="000000"/>
          <w:lang w:val="id-ID"/>
        </w:rPr>
        <w:t>dalam skenario interaktif dan otomatis. D</w:t>
      </w:r>
      <w:r w:rsidR="00252BD2" w:rsidRPr="002945F1">
        <w:rPr>
          <w:rFonts w:ascii="Times New Roman" w:hAnsi="Times New Roman" w:cs="Times New Roman"/>
          <w:color w:val="000000"/>
          <w:lang w:val="id-ID"/>
        </w:rPr>
        <w:t>QS</w:t>
      </w:r>
      <w:r w:rsidRPr="002945F1">
        <w:rPr>
          <w:rFonts w:ascii="Times New Roman" w:hAnsi="Times New Roman" w:cs="Times New Roman"/>
          <w:color w:val="000000"/>
          <w:lang w:val="id-ID"/>
        </w:rPr>
        <w:t xml:space="preserve"> adalah sistem berbasis pengetah</w:t>
      </w:r>
      <w:r w:rsidR="00167E22" w:rsidRPr="002945F1">
        <w:rPr>
          <w:rFonts w:ascii="Times New Roman" w:hAnsi="Times New Roman" w:cs="Times New Roman"/>
          <w:color w:val="000000"/>
          <w:lang w:val="id-ID"/>
        </w:rPr>
        <w:t>uan yang melakukan proses</w:t>
      </w:r>
      <w:r w:rsidRPr="002945F1">
        <w:rPr>
          <w:rFonts w:ascii="Times New Roman" w:hAnsi="Times New Roman" w:cs="Times New Roman"/>
          <w:color w:val="000000"/>
          <w:lang w:val="id-ID"/>
        </w:rPr>
        <w:t xml:space="preserve"> pembersihan</w:t>
      </w:r>
      <w:r w:rsidR="00B82D0C" w:rsidRPr="002945F1">
        <w:rPr>
          <w:rFonts w:ascii="Times New Roman" w:hAnsi="Times New Roman" w:cs="Times New Roman"/>
          <w:color w:val="000000"/>
          <w:lang w:val="id-ID"/>
        </w:rPr>
        <w:t xml:space="preserve"> secara</w:t>
      </w:r>
      <w:r w:rsidR="00057A5B" w:rsidRPr="002945F1">
        <w:rPr>
          <w:rFonts w:ascii="Times New Roman" w:hAnsi="Times New Roman" w:cs="Times New Roman"/>
          <w:color w:val="000000"/>
          <w:lang w:val="id-ID"/>
        </w:rPr>
        <w:t xml:space="preserve"> interaktif</w:t>
      </w:r>
      <w:r w:rsidRPr="002945F1">
        <w:rPr>
          <w:rFonts w:ascii="Times New Roman" w:hAnsi="Times New Roman" w:cs="Times New Roman"/>
          <w:color w:val="000000"/>
          <w:lang w:val="id-ID"/>
        </w:rPr>
        <w:t xml:space="preserve">. </w:t>
      </w:r>
      <w:r w:rsidR="00020B21" w:rsidRPr="002945F1">
        <w:rPr>
          <w:rFonts w:ascii="Times New Roman" w:hAnsi="Times New Roman" w:cs="Times New Roman"/>
          <w:color w:val="000000"/>
          <w:lang w:val="id-ID"/>
        </w:rPr>
        <w:t>Pada DQS dapat di</w:t>
      </w:r>
      <w:r w:rsidRPr="002945F1">
        <w:rPr>
          <w:rFonts w:ascii="Times New Roman" w:hAnsi="Times New Roman" w:cs="Times New Roman"/>
          <w:color w:val="000000"/>
          <w:lang w:val="id-ID"/>
        </w:rPr>
        <w:t xml:space="preserve">bangun basis pengetahuan dengan menambahkan pengetahuan </w:t>
      </w:r>
      <w:r w:rsidR="00CD50FD" w:rsidRPr="002945F1">
        <w:rPr>
          <w:rFonts w:ascii="Times New Roman" w:hAnsi="Times New Roman" w:cs="Times New Roman"/>
          <w:color w:val="000000"/>
          <w:lang w:val="id-ID"/>
        </w:rPr>
        <w:t>yang telah di</w:t>
      </w:r>
      <w:r w:rsidR="00470856" w:rsidRPr="002945F1">
        <w:rPr>
          <w:rFonts w:ascii="Times New Roman" w:hAnsi="Times New Roman" w:cs="Times New Roman"/>
          <w:color w:val="000000"/>
          <w:lang w:val="id-ID"/>
        </w:rPr>
        <w:t>buat</w:t>
      </w:r>
      <w:r w:rsidR="00784E7A" w:rsidRPr="002945F1">
        <w:rPr>
          <w:rFonts w:ascii="Times New Roman" w:hAnsi="Times New Roman" w:cs="Times New Roman"/>
          <w:color w:val="000000"/>
          <w:lang w:val="id-ID"/>
        </w:rPr>
        <w:t xml:space="preserve">, melakukan </w:t>
      </w:r>
      <w:r w:rsidRPr="002945F1">
        <w:rPr>
          <w:rFonts w:ascii="Times New Roman" w:hAnsi="Times New Roman" w:cs="Times New Roman"/>
          <w:color w:val="000000"/>
          <w:lang w:val="id-ID"/>
        </w:rPr>
        <w:t>penemuan pengetahuan, dan menambahkan aturan yang sesuai</w:t>
      </w:r>
      <w:r w:rsidR="001F1288" w:rsidRPr="002945F1">
        <w:rPr>
          <w:rFonts w:ascii="Times New Roman" w:hAnsi="Times New Roman" w:cs="Times New Roman"/>
          <w:color w:val="000000"/>
          <w:lang w:val="id-ID"/>
        </w:rPr>
        <w:t>, yang memanfaatkan</w:t>
      </w:r>
      <w:r w:rsidRPr="002945F1">
        <w:rPr>
          <w:rFonts w:ascii="Times New Roman" w:hAnsi="Times New Roman" w:cs="Times New Roman"/>
          <w:color w:val="000000"/>
          <w:lang w:val="id-ID"/>
        </w:rPr>
        <w:t xml:space="preserve"> algoritma </w:t>
      </w:r>
      <w:r w:rsidR="00531161" w:rsidRPr="002945F1">
        <w:rPr>
          <w:rFonts w:ascii="Times New Roman" w:hAnsi="Times New Roman" w:cs="Times New Roman"/>
          <w:color w:val="000000"/>
          <w:lang w:val="id-ID"/>
        </w:rPr>
        <w:t xml:space="preserve">pada </w:t>
      </w:r>
      <w:r w:rsidR="006C05A0" w:rsidRPr="002945F1">
        <w:rPr>
          <w:rFonts w:ascii="Times New Roman" w:hAnsi="Times New Roman" w:cs="Times New Roman"/>
          <w:color w:val="000000"/>
          <w:lang w:val="id-ID"/>
        </w:rPr>
        <w:t>DQS d</w:t>
      </w:r>
      <w:r w:rsidR="00633968" w:rsidRPr="002945F1">
        <w:rPr>
          <w:rFonts w:ascii="Times New Roman" w:hAnsi="Times New Roman" w:cs="Times New Roman"/>
          <w:color w:val="000000"/>
          <w:lang w:val="id-ID"/>
        </w:rPr>
        <w:t xml:space="preserve">an data referensi </w:t>
      </w:r>
      <w:r w:rsidRPr="002945F1">
        <w:rPr>
          <w:rFonts w:ascii="Times New Roman" w:hAnsi="Times New Roman" w:cs="Times New Roman"/>
          <w:color w:val="000000"/>
          <w:lang w:val="id-ID"/>
        </w:rPr>
        <w:t xml:space="preserve">yang dibangun ke dalam setiap basis pengetahuan. </w:t>
      </w:r>
      <w:r w:rsidR="00CA47C6" w:rsidRPr="002945F1">
        <w:rPr>
          <w:rFonts w:ascii="Times New Roman" w:hAnsi="Times New Roman" w:cs="Times New Roman"/>
          <w:color w:val="000000"/>
          <w:lang w:val="id-ID"/>
        </w:rPr>
        <w:t>DQS</w:t>
      </w:r>
      <w:r w:rsidRPr="002945F1">
        <w:rPr>
          <w:rFonts w:ascii="Times New Roman" w:hAnsi="Times New Roman" w:cs="Times New Roman"/>
          <w:color w:val="000000"/>
          <w:lang w:val="id-ID"/>
        </w:rPr>
        <w:t xml:space="preserve"> juga dapat membangun pengetahuan yang diperoleh dalam operasi pembersihan </w:t>
      </w:r>
      <w:r w:rsidR="00C5571E" w:rsidRPr="002945F1">
        <w:rPr>
          <w:rFonts w:ascii="Times New Roman" w:hAnsi="Times New Roman" w:cs="Times New Roman"/>
          <w:color w:val="000000"/>
          <w:lang w:val="id-ID"/>
        </w:rPr>
        <w:t xml:space="preserve">yang </w:t>
      </w:r>
      <w:r w:rsidRPr="002945F1">
        <w:rPr>
          <w:rFonts w:ascii="Times New Roman" w:hAnsi="Times New Roman" w:cs="Times New Roman"/>
          <w:color w:val="000000"/>
          <w:lang w:val="id-ID"/>
        </w:rPr>
        <w:t>sedang berlangsung ke dalam basis pengetahuan, untuk mencapai dan mem</w:t>
      </w:r>
      <w:r w:rsidR="00682145" w:rsidRPr="002945F1">
        <w:rPr>
          <w:rFonts w:ascii="Times New Roman" w:hAnsi="Times New Roman" w:cs="Times New Roman"/>
          <w:color w:val="000000"/>
          <w:lang w:val="id-ID"/>
        </w:rPr>
        <w:t xml:space="preserve">pertahankan standar </w:t>
      </w:r>
      <w:r w:rsidRPr="002945F1">
        <w:rPr>
          <w:rFonts w:ascii="Times New Roman" w:hAnsi="Times New Roman" w:cs="Times New Roman"/>
          <w:color w:val="000000"/>
          <w:lang w:val="id-ID"/>
        </w:rPr>
        <w:t>kualitas data</w:t>
      </w:r>
      <w:r w:rsidR="00682145" w:rsidRPr="002945F1">
        <w:rPr>
          <w:rFonts w:ascii="Times New Roman" w:hAnsi="Times New Roman" w:cs="Times New Roman"/>
          <w:color w:val="000000"/>
          <w:lang w:val="id-ID"/>
        </w:rPr>
        <w:t xml:space="preserve"> yang tinggi</w:t>
      </w:r>
      <w:r w:rsidRPr="002945F1">
        <w:rPr>
          <w:rFonts w:ascii="Times New Roman" w:hAnsi="Times New Roman" w:cs="Times New Roman"/>
          <w:color w:val="000000"/>
          <w:lang w:val="id-ID"/>
        </w:rPr>
        <w:t xml:space="preserve">. </w:t>
      </w:r>
    </w:p>
    <w:p w14:paraId="706F662B" w14:textId="7D31024E" w:rsidR="00642BEA" w:rsidRDefault="0083700A" w:rsidP="009049D7">
      <w:pPr>
        <w:widowControl w:val="0"/>
        <w:autoSpaceDE w:val="0"/>
        <w:autoSpaceDN w:val="0"/>
        <w:adjustRightInd w:val="0"/>
        <w:spacing w:after="240" w:line="340" w:lineRule="atLeast"/>
        <w:ind w:firstLine="426"/>
        <w:jc w:val="both"/>
        <w:rPr>
          <w:rFonts w:ascii="Times New Roman" w:hAnsi="Times New Roman" w:cs="Times New Roman"/>
          <w:color w:val="000000"/>
          <w:lang w:val="id-ID"/>
        </w:rPr>
      </w:pPr>
      <w:r w:rsidRPr="002945F1">
        <w:rPr>
          <w:rFonts w:ascii="Times New Roman" w:hAnsi="Times New Roman" w:cs="Times New Roman"/>
          <w:i/>
          <w:color w:val="000000"/>
          <w:lang w:val="id-ID"/>
        </w:rPr>
        <w:t>Integration Services</w:t>
      </w:r>
      <w:r w:rsidRPr="002945F1">
        <w:rPr>
          <w:rFonts w:ascii="Times New Roman" w:hAnsi="Times New Roman" w:cs="Times New Roman"/>
          <w:color w:val="000000"/>
          <w:lang w:val="id-ID"/>
        </w:rPr>
        <w:t xml:space="preserve"> (IS) adalah platform untuk membangun integrasi data </w:t>
      </w:r>
      <w:r w:rsidR="00DD234D" w:rsidRPr="002945F1">
        <w:rPr>
          <w:rFonts w:ascii="Times New Roman" w:hAnsi="Times New Roman" w:cs="Times New Roman"/>
          <w:color w:val="000000"/>
          <w:lang w:val="id-ID"/>
        </w:rPr>
        <w:t xml:space="preserve">pada </w:t>
      </w:r>
      <w:r w:rsidRPr="002945F1">
        <w:rPr>
          <w:rFonts w:ascii="Times New Roman" w:hAnsi="Times New Roman" w:cs="Times New Roman"/>
          <w:color w:val="000000"/>
          <w:lang w:val="id-ID"/>
        </w:rPr>
        <w:t xml:space="preserve">tingkat perusahaan dan </w:t>
      </w:r>
      <w:r w:rsidR="00C568A9" w:rsidRPr="002945F1">
        <w:rPr>
          <w:rFonts w:ascii="Times New Roman" w:hAnsi="Times New Roman" w:cs="Times New Roman"/>
          <w:color w:val="000000"/>
          <w:lang w:val="id-ID"/>
        </w:rPr>
        <w:t>solusi transformasi data</w:t>
      </w:r>
      <w:r w:rsidRPr="002945F1">
        <w:rPr>
          <w:rFonts w:ascii="Times New Roman" w:hAnsi="Times New Roman" w:cs="Times New Roman"/>
          <w:color w:val="000000"/>
          <w:lang w:val="id-ID"/>
        </w:rPr>
        <w:t xml:space="preserve">. </w:t>
      </w:r>
      <w:r w:rsidR="00800DD7" w:rsidRPr="002945F1">
        <w:rPr>
          <w:rFonts w:ascii="Times New Roman" w:hAnsi="Times New Roman" w:cs="Times New Roman"/>
          <w:color w:val="000000"/>
          <w:lang w:val="id-ID"/>
        </w:rPr>
        <w:t>IS di</w:t>
      </w:r>
      <w:r w:rsidR="005B132C" w:rsidRPr="002945F1">
        <w:rPr>
          <w:rFonts w:ascii="Times New Roman" w:hAnsi="Times New Roman" w:cs="Times New Roman"/>
          <w:color w:val="000000"/>
          <w:lang w:val="id-ID"/>
        </w:rPr>
        <w:t>kembangkan</w:t>
      </w:r>
      <w:r w:rsidRPr="002945F1">
        <w:rPr>
          <w:rFonts w:ascii="Times New Roman" w:hAnsi="Times New Roman" w:cs="Times New Roman"/>
          <w:color w:val="000000"/>
          <w:lang w:val="id-ID"/>
        </w:rPr>
        <w:t xml:space="preserve"> untuk memecahkan masalah bisnis yang kompleks deng</w:t>
      </w:r>
      <w:r w:rsidR="00CC5967" w:rsidRPr="002945F1">
        <w:rPr>
          <w:rFonts w:ascii="Times New Roman" w:hAnsi="Times New Roman" w:cs="Times New Roman"/>
          <w:color w:val="000000"/>
          <w:lang w:val="id-ID"/>
        </w:rPr>
        <w:t>an menyalin atau mengunduh fail</w:t>
      </w:r>
      <w:r w:rsidRPr="002945F1">
        <w:rPr>
          <w:rFonts w:ascii="Times New Roman" w:hAnsi="Times New Roman" w:cs="Times New Roman"/>
          <w:color w:val="000000"/>
          <w:lang w:val="id-ID"/>
        </w:rPr>
        <w:t xml:space="preserve">, mengirim pesan e-mail dalam menanggapi peristiwa, memperbarui </w:t>
      </w:r>
      <w:r w:rsidRPr="00DE5D2F">
        <w:rPr>
          <w:rFonts w:ascii="Times New Roman" w:hAnsi="Times New Roman" w:cs="Times New Roman"/>
          <w:i/>
          <w:color w:val="000000"/>
          <w:lang w:val="id-ID"/>
        </w:rPr>
        <w:t>data ware</w:t>
      </w:r>
      <w:r w:rsidR="00653C5D" w:rsidRPr="00DE5D2F">
        <w:rPr>
          <w:rFonts w:ascii="Times New Roman" w:hAnsi="Times New Roman" w:cs="Times New Roman"/>
          <w:i/>
          <w:color w:val="000000"/>
          <w:lang w:val="id-ID"/>
        </w:rPr>
        <w:t>-</w:t>
      </w:r>
      <w:r w:rsidRPr="00DE5D2F">
        <w:rPr>
          <w:rFonts w:ascii="Times New Roman" w:hAnsi="Times New Roman" w:cs="Times New Roman"/>
          <w:i/>
          <w:color w:val="000000"/>
          <w:lang w:val="id-ID"/>
        </w:rPr>
        <w:t>house</w:t>
      </w:r>
      <w:r w:rsidRPr="002945F1">
        <w:rPr>
          <w:rFonts w:ascii="Times New Roman" w:hAnsi="Times New Roman" w:cs="Times New Roman"/>
          <w:color w:val="000000"/>
          <w:lang w:val="id-ID"/>
        </w:rPr>
        <w:t xml:space="preserve">, pembersihan dan </w:t>
      </w:r>
      <w:r w:rsidRPr="00BE5011">
        <w:rPr>
          <w:rFonts w:ascii="Times New Roman" w:hAnsi="Times New Roman" w:cs="Times New Roman"/>
          <w:i/>
          <w:color w:val="000000"/>
          <w:lang w:val="id-ID"/>
        </w:rPr>
        <w:t>data mining</w:t>
      </w:r>
      <w:r w:rsidRPr="002945F1">
        <w:rPr>
          <w:rFonts w:ascii="Times New Roman" w:hAnsi="Times New Roman" w:cs="Times New Roman"/>
          <w:color w:val="000000"/>
          <w:lang w:val="id-ID"/>
        </w:rPr>
        <w:t>, dan mengelola SQL Server objek dan data. Paket dapat be</w:t>
      </w:r>
      <w:r w:rsidR="00F25802" w:rsidRPr="002945F1">
        <w:rPr>
          <w:rFonts w:ascii="Times New Roman" w:hAnsi="Times New Roman" w:cs="Times New Roman"/>
          <w:color w:val="000000"/>
          <w:lang w:val="id-ID"/>
        </w:rPr>
        <w:t xml:space="preserve">kerja sendiri atau </w:t>
      </w:r>
      <w:r w:rsidRPr="002945F1">
        <w:rPr>
          <w:rFonts w:ascii="Times New Roman" w:hAnsi="Times New Roman" w:cs="Times New Roman"/>
          <w:color w:val="000000"/>
          <w:lang w:val="id-ID"/>
        </w:rPr>
        <w:t>dengan paket lain untuk mengatasi kebu</w:t>
      </w:r>
      <w:r w:rsidR="00E42C7A" w:rsidRPr="002945F1">
        <w:rPr>
          <w:rFonts w:ascii="Times New Roman" w:hAnsi="Times New Roman" w:cs="Times New Roman"/>
          <w:color w:val="000000"/>
          <w:lang w:val="id-ID"/>
        </w:rPr>
        <w:t>tuhan bisnis yang kompleks. IS</w:t>
      </w:r>
      <w:r w:rsidRPr="002945F1">
        <w:rPr>
          <w:rFonts w:ascii="Times New Roman" w:hAnsi="Times New Roman" w:cs="Times New Roman"/>
          <w:color w:val="000000"/>
          <w:lang w:val="id-ID"/>
        </w:rPr>
        <w:t xml:space="preserve"> dapat mengekstrak dan mengubah data dari berbagai sumber seperti file XML data, file datar, dan sumber data relasional, dan kemudian memuat data </w:t>
      </w:r>
      <w:r w:rsidR="00297B8A" w:rsidRPr="002945F1">
        <w:rPr>
          <w:rFonts w:ascii="Times New Roman" w:hAnsi="Times New Roman" w:cs="Times New Roman"/>
          <w:color w:val="000000"/>
          <w:lang w:val="id-ID"/>
        </w:rPr>
        <w:t>ke dalam satu atau lebih tujuan.</w:t>
      </w:r>
    </w:p>
    <w:p w14:paraId="30CF7439" w14:textId="21AA7A03" w:rsidR="00313DB0" w:rsidRPr="00313DB0" w:rsidRDefault="00313DB0" w:rsidP="00313DB0">
      <w:pPr>
        <w:widowControl w:val="0"/>
        <w:autoSpaceDE w:val="0"/>
        <w:autoSpaceDN w:val="0"/>
        <w:adjustRightInd w:val="0"/>
        <w:spacing w:after="240" w:line="340" w:lineRule="atLeast"/>
        <w:ind w:firstLine="426"/>
        <w:jc w:val="center"/>
        <w:rPr>
          <w:rFonts w:ascii="Times New Roman" w:hAnsi="Times New Roman" w:cs="Times New Roman"/>
          <w:b/>
          <w:color w:val="000000"/>
          <w:lang w:val="id-ID"/>
        </w:rPr>
      </w:pPr>
      <w:r>
        <w:rPr>
          <w:rFonts w:ascii="Times New Roman" w:hAnsi="Times New Roman" w:cs="Times New Roman"/>
          <w:b/>
          <w:color w:val="000000"/>
          <w:lang w:val="id-ID"/>
        </w:rPr>
        <w:t>Big Data</w:t>
      </w:r>
    </w:p>
    <w:p w14:paraId="2C594A98" w14:textId="6BA73AEC" w:rsidR="00313DB0" w:rsidRPr="00313DB0" w:rsidRDefault="00E51E0F" w:rsidP="00FC2DD5">
      <w:pPr>
        <w:widowControl w:val="0"/>
        <w:autoSpaceDE w:val="0"/>
        <w:autoSpaceDN w:val="0"/>
        <w:adjustRightInd w:val="0"/>
        <w:spacing w:after="240" w:line="340" w:lineRule="atLeast"/>
        <w:ind w:firstLine="426"/>
        <w:jc w:val="both"/>
        <w:rPr>
          <w:rFonts w:ascii="Times New Roman" w:hAnsi="Times New Roman" w:cs="Times New Roman"/>
          <w:color w:val="000000"/>
          <w:lang w:val="id-ID"/>
        </w:rPr>
      </w:pPr>
      <w:r>
        <w:rPr>
          <w:rFonts w:ascii="Times New Roman" w:hAnsi="Times New Roman" w:cs="Times New Roman"/>
          <w:color w:val="000000"/>
          <w:lang w:val="id-ID"/>
        </w:rPr>
        <w:t>“Big Data” adalah sebuah istilah untuk merepresentasikan sebuah koleksi data yang berukuran</w:t>
      </w:r>
      <w:r w:rsidR="004C7B13">
        <w:rPr>
          <w:rFonts w:ascii="Times New Roman" w:hAnsi="Times New Roman" w:cs="Times New Roman"/>
          <w:color w:val="000000"/>
          <w:lang w:val="id-ID"/>
        </w:rPr>
        <w:t xml:space="preserve"> besar, </w:t>
      </w:r>
      <w:r w:rsidR="00A80AF2">
        <w:rPr>
          <w:rFonts w:ascii="Times New Roman" w:hAnsi="Times New Roman" w:cs="Times New Roman"/>
          <w:color w:val="000000"/>
          <w:lang w:val="id-ID"/>
        </w:rPr>
        <w:t>ber</w:t>
      </w:r>
      <w:r w:rsidR="009759A0">
        <w:rPr>
          <w:rFonts w:ascii="Times New Roman" w:hAnsi="Times New Roman" w:cs="Times New Roman"/>
          <w:color w:val="000000"/>
          <w:lang w:val="id-ID"/>
        </w:rPr>
        <w:t xml:space="preserve">struktur </w:t>
      </w:r>
      <w:r>
        <w:rPr>
          <w:rFonts w:ascii="Times New Roman" w:hAnsi="Times New Roman" w:cs="Times New Roman"/>
          <w:color w:val="000000"/>
          <w:lang w:val="id-ID"/>
        </w:rPr>
        <w:t>kompleks</w:t>
      </w:r>
      <w:r w:rsidR="00B377AC">
        <w:rPr>
          <w:rFonts w:ascii="Times New Roman" w:hAnsi="Times New Roman" w:cs="Times New Roman"/>
          <w:color w:val="000000"/>
          <w:lang w:val="id-ID"/>
        </w:rPr>
        <w:t xml:space="preserve"> </w:t>
      </w:r>
      <w:r w:rsidR="003214C5">
        <w:rPr>
          <w:rFonts w:ascii="Times New Roman" w:hAnsi="Times New Roman" w:cs="Times New Roman"/>
          <w:color w:val="000000"/>
          <w:lang w:val="id-ID"/>
        </w:rPr>
        <w:t xml:space="preserve">dan </w:t>
      </w:r>
      <w:r w:rsidR="00DB6024">
        <w:rPr>
          <w:rFonts w:ascii="Times New Roman" w:hAnsi="Times New Roman" w:cs="Times New Roman"/>
          <w:color w:val="000000"/>
          <w:lang w:val="id-ID"/>
        </w:rPr>
        <w:t>mengalir</w:t>
      </w:r>
      <w:r w:rsidR="00ED3B7E">
        <w:rPr>
          <w:rFonts w:ascii="Times New Roman" w:hAnsi="Times New Roman" w:cs="Times New Roman"/>
          <w:color w:val="000000"/>
          <w:lang w:val="id-ID"/>
        </w:rPr>
        <w:t xml:space="preserve"> dengan </w:t>
      </w:r>
      <w:r w:rsidR="003214C5">
        <w:rPr>
          <w:rFonts w:ascii="Times New Roman" w:hAnsi="Times New Roman" w:cs="Times New Roman"/>
          <w:color w:val="000000"/>
          <w:lang w:val="id-ID"/>
        </w:rPr>
        <w:t>kecepatan tinggi</w:t>
      </w:r>
      <w:r w:rsidR="00DD2D28">
        <w:rPr>
          <w:rFonts w:ascii="Times New Roman" w:hAnsi="Times New Roman" w:cs="Times New Roman"/>
          <w:color w:val="000000"/>
          <w:lang w:val="id-ID"/>
        </w:rPr>
        <w:t xml:space="preserve"> </w:t>
      </w:r>
      <w:r>
        <w:rPr>
          <w:rFonts w:ascii="Times New Roman" w:hAnsi="Times New Roman" w:cs="Times New Roman"/>
          <w:color w:val="000000"/>
          <w:lang w:val="id-ID"/>
        </w:rPr>
        <w:t xml:space="preserve"> yang mana tidak </w:t>
      </w:r>
      <w:r>
        <w:rPr>
          <w:rFonts w:ascii="Times New Roman" w:hAnsi="Times New Roman" w:cs="Times New Roman"/>
          <w:color w:val="000000"/>
          <w:lang w:val="id-ID"/>
        </w:rPr>
        <w:lastRenderedPageBreak/>
        <w:t xml:space="preserve">bisa dikelola menggunakan teknologi </w:t>
      </w:r>
      <w:r w:rsidR="0078424B">
        <w:rPr>
          <w:rFonts w:ascii="Times New Roman" w:hAnsi="Times New Roman" w:cs="Times New Roman"/>
          <w:i/>
          <w:color w:val="000000"/>
          <w:lang w:val="id-ID"/>
        </w:rPr>
        <w:t xml:space="preserve">traditional </w:t>
      </w:r>
      <w:r w:rsidR="00427A4C">
        <w:rPr>
          <w:rFonts w:ascii="Times New Roman" w:hAnsi="Times New Roman" w:cs="Times New Roman"/>
          <w:i/>
          <w:color w:val="000000"/>
          <w:lang w:val="id-ID"/>
        </w:rPr>
        <w:t>d</w:t>
      </w:r>
      <w:r w:rsidRPr="00C95E5D">
        <w:rPr>
          <w:rFonts w:ascii="Times New Roman" w:hAnsi="Times New Roman" w:cs="Times New Roman"/>
          <w:i/>
          <w:color w:val="000000"/>
          <w:lang w:val="id-ID"/>
        </w:rPr>
        <w:t>ata-warehouse</w:t>
      </w:r>
      <w:r>
        <w:rPr>
          <w:rFonts w:ascii="Times New Roman" w:hAnsi="Times New Roman" w:cs="Times New Roman"/>
          <w:color w:val="000000"/>
          <w:lang w:val="id-ID"/>
        </w:rPr>
        <w:t xml:space="preserve">. </w:t>
      </w:r>
      <w:r w:rsidR="00313DB0" w:rsidRPr="00313DB0">
        <w:rPr>
          <w:rFonts w:ascii="Times New Roman" w:hAnsi="Times New Roman" w:cs="Times New Roman"/>
          <w:color w:val="000000"/>
          <w:lang w:val="id-ID"/>
        </w:rPr>
        <w:t xml:space="preserve">Big Data </w:t>
      </w:r>
      <w:r w:rsidR="00BD726F">
        <w:rPr>
          <w:rFonts w:ascii="Times New Roman" w:hAnsi="Times New Roman" w:cs="Times New Roman"/>
          <w:color w:val="000000"/>
          <w:lang w:val="id-ID"/>
        </w:rPr>
        <w:t xml:space="preserve">adalah dunia data yang berada di luar tradisional </w:t>
      </w:r>
      <w:r w:rsidR="00BD726F" w:rsidRPr="009622FD">
        <w:rPr>
          <w:rFonts w:ascii="Times New Roman" w:hAnsi="Times New Roman" w:cs="Times New Roman"/>
          <w:i/>
          <w:color w:val="000000"/>
          <w:lang w:val="id-ID"/>
        </w:rPr>
        <w:t>data warehouse</w:t>
      </w:r>
      <w:r w:rsidR="00BD726F">
        <w:rPr>
          <w:rFonts w:ascii="Times New Roman" w:hAnsi="Times New Roman" w:cs="Times New Roman"/>
          <w:color w:val="000000"/>
          <w:lang w:val="id-ID"/>
        </w:rPr>
        <w:t xml:space="preserve"> dan</w:t>
      </w:r>
      <w:r w:rsidR="00735074">
        <w:rPr>
          <w:rFonts w:ascii="Times New Roman" w:hAnsi="Times New Roman" w:cs="Times New Roman"/>
          <w:color w:val="000000"/>
          <w:lang w:val="id-ID"/>
        </w:rPr>
        <w:t xml:space="preserve"> </w:t>
      </w:r>
      <w:r w:rsidR="00735074">
        <w:rPr>
          <w:rFonts w:ascii="Times New Roman" w:hAnsi="Times New Roman" w:cs="Times New Roman"/>
          <w:i/>
          <w:color w:val="000000"/>
          <w:lang w:val="id-ID"/>
        </w:rPr>
        <w:t>entreprise</w:t>
      </w:r>
      <w:r w:rsidR="00BD726F">
        <w:rPr>
          <w:rFonts w:ascii="Times New Roman" w:hAnsi="Times New Roman" w:cs="Times New Roman"/>
          <w:color w:val="000000"/>
          <w:lang w:val="id-ID"/>
        </w:rPr>
        <w:t>.</w:t>
      </w:r>
      <w:r w:rsidR="00FC2DD5">
        <w:rPr>
          <w:rFonts w:ascii="Times New Roman" w:hAnsi="Times New Roman" w:cs="Times New Roman"/>
          <w:color w:val="000000"/>
          <w:lang w:val="id-ID"/>
        </w:rPr>
        <w:t xml:space="preserve"> Data tersebut dihasilkan oleh</w:t>
      </w:r>
      <w:r w:rsidR="00C37E81">
        <w:rPr>
          <w:rFonts w:ascii="Times New Roman" w:hAnsi="Times New Roman" w:cs="Times New Roman"/>
          <w:color w:val="000000"/>
          <w:lang w:val="id-ID"/>
        </w:rPr>
        <w:t xml:space="preserve"> aktivitas</w:t>
      </w:r>
      <w:r w:rsidR="00FC2DD5">
        <w:rPr>
          <w:rFonts w:ascii="Times New Roman" w:hAnsi="Times New Roman" w:cs="Times New Roman"/>
          <w:color w:val="000000"/>
          <w:lang w:val="id-ID"/>
        </w:rPr>
        <w:t xml:space="preserve"> perangkat, </w:t>
      </w:r>
      <w:r w:rsidR="002056E8">
        <w:rPr>
          <w:rFonts w:ascii="Times New Roman" w:hAnsi="Times New Roman" w:cs="Times New Roman"/>
          <w:color w:val="000000"/>
          <w:lang w:val="id-ID"/>
        </w:rPr>
        <w:t xml:space="preserve">berita </w:t>
      </w:r>
      <w:r w:rsidR="009C3B38">
        <w:rPr>
          <w:rFonts w:ascii="Times New Roman" w:hAnsi="Times New Roman" w:cs="Times New Roman"/>
          <w:color w:val="000000"/>
          <w:lang w:val="id-ID"/>
        </w:rPr>
        <w:t xml:space="preserve">pada </w:t>
      </w:r>
      <w:r w:rsidR="00800898">
        <w:rPr>
          <w:rFonts w:ascii="Times New Roman" w:hAnsi="Times New Roman" w:cs="Times New Roman"/>
          <w:color w:val="000000"/>
          <w:lang w:val="id-ID"/>
        </w:rPr>
        <w:t>blog</w:t>
      </w:r>
      <w:r w:rsidR="0037023B">
        <w:rPr>
          <w:rFonts w:ascii="Times New Roman" w:hAnsi="Times New Roman" w:cs="Times New Roman"/>
          <w:color w:val="000000"/>
          <w:lang w:val="id-ID"/>
        </w:rPr>
        <w:t xml:space="preserve"> dan sos</w:t>
      </w:r>
      <w:r w:rsidR="00313DB0" w:rsidRPr="00313DB0">
        <w:rPr>
          <w:rFonts w:ascii="Times New Roman" w:hAnsi="Times New Roman" w:cs="Times New Roman"/>
          <w:color w:val="000000"/>
          <w:lang w:val="id-ID"/>
        </w:rPr>
        <w:t>ial</w:t>
      </w:r>
      <w:r w:rsidR="0037023B">
        <w:rPr>
          <w:rFonts w:ascii="Times New Roman" w:hAnsi="Times New Roman" w:cs="Times New Roman"/>
          <w:color w:val="000000"/>
          <w:lang w:val="id-ID"/>
        </w:rPr>
        <w:t xml:space="preserve"> media, data sensor,</w:t>
      </w:r>
      <w:r w:rsidR="005B3CDE">
        <w:rPr>
          <w:rFonts w:ascii="Times New Roman" w:hAnsi="Times New Roman" w:cs="Times New Roman"/>
          <w:color w:val="000000"/>
          <w:lang w:val="id-ID"/>
        </w:rPr>
        <w:t xml:space="preserve"> dan</w:t>
      </w:r>
      <w:r w:rsidR="0037023B">
        <w:rPr>
          <w:rFonts w:ascii="Times New Roman" w:hAnsi="Times New Roman" w:cs="Times New Roman"/>
          <w:color w:val="000000"/>
          <w:lang w:val="id-ID"/>
        </w:rPr>
        <w:t xml:space="preserve"> transaksi</w:t>
      </w:r>
      <w:r w:rsidR="00211C6A">
        <w:rPr>
          <w:rFonts w:ascii="Times New Roman" w:hAnsi="Times New Roman" w:cs="Times New Roman"/>
          <w:color w:val="000000"/>
          <w:lang w:val="id-ID"/>
        </w:rPr>
        <w:t xml:space="preserve"> perdagangan</w:t>
      </w:r>
      <w:r w:rsidR="00AE075C">
        <w:rPr>
          <w:rFonts w:ascii="Times New Roman" w:hAnsi="Times New Roman" w:cs="Times New Roman"/>
          <w:color w:val="000000"/>
          <w:lang w:val="id-ID"/>
        </w:rPr>
        <w:t xml:space="preserve">. Big Data </w:t>
      </w:r>
      <w:r w:rsidR="00BE705C">
        <w:rPr>
          <w:rFonts w:ascii="Times New Roman" w:hAnsi="Times New Roman" w:cs="Times New Roman"/>
          <w:color w:val="000000"/>
          <w:lang w:val="id-ID"/>
        </w:rPr>
        <w:t xml:space="preserve">berbentuk </w:t>
      </w:r>
      <w:r w:rsidR="00AE075C">
        <w:rPr>
          <w:rFonts w:ascii="Times New Roman" w:hAnsi="Times New Roman" w:cs="Times New Roman"/>
          <w:color w:val="000000"/>
          <w:lang w:val="id-ID"/>
        </w:rPr>
        <w:t>tidak</w:t>
      </w:r>
      <w:r w:rsidR="00BE705C">
        <w:rPr>
          <w:rFonts w:ascii="Times New Roman" w:hAnsi="Times New Roman" w:cs="Times New Roman"/>
          <w:color w:val="000000"/>
          <w:lang w:val="id-ID"/>
        </w:rPr>
        <w:t xml:space="preserve"> </w:t>
      </w:r>
      <w:r w:rsidR="00AE075C">
        <w:rPr>
          <w:rFonts w:ascii="Times New Roman" w:hAnsi="Times New Roman" w:cs="Times New Roman"/>
          <w:color w:val="000000"/>
          <w:lang w:val="id-ID"/>
        </w:rPr>
        <w:t>t</w:t>
      </w:r>
      <w:r w:rsidR="00BE705C">
        <w:rPr>
          <w:rFonts w:ascii="Times New Roman" w:hAnsi="Times New Roman" w:cs="Times New Roman"/>
          <w:color w:val="000000"/>
          <w:lang w:val="id-ID"/>
        </w:rPr>
        <w:t>e</w:t>
      </w:r>
      <w:r w:rsidR="00AE075C">
        <w:rPr>
          <w:rFonts w:ascii="Times New Roman" w:hAnsi="Times New Roman" w:cs="Times New Roman"/>
          <w:color w:val="000000"/>
          <w:lang w:val="id-ID"/>
        </w:rPr>
        <w:t>r</w:t>
      </w:r>
      <w:r w:rsidR="00BE705C">
        <w:rPr>
          <w:rFonts w:ascii="Times New Roman" w:hAnsi="Times New Roman" w:cs="Times New Roman"/>
          <w:color w:val="000000"/>
          <w:lang w:val="id-ID"/>
        </w:rPr>
        <w:t>st</w:t>
      </w:r>
      <w:r w:rsidR="00AE075C">
        <w:rPr>
          <w:rFonts w:ascii="Times New Roman" w:hAnsi="Times New Roman" w:cs="Times New Roman"/>
          <w:color w:val="000000"/>
          <w:lang w:val="id-ID"/>
        </w:rPr>
        <w:t xml:space="preserve">uktur, tidak terfilter dan berbentuk </w:t>
      </w:r>
      <w:r w:rsidR="00313DB0" w:rsidRPr="005C596B">
        <w:rPr>
          <w:rFonts w:ascii="Times New Roman" w:hAnsi="Times New Roman" w:cs="Times New Roman"/>
          <w:i/>
          <w:color w:val="000000"/>
          <w:lang w:val="id-ID"/>
        </w:rPr>
        <w:t>non-relational</w:t>
      </w:r>
      <w:r w:rsidR="00313DB0" w:rsidRPr="00313DB0">
        <w:rPr>
          <w:rFonts w:ascii="Times New Roman" w:hAnsi="Times New Roman" w:cs="Times New Roman"/>
          <w:color w:val="000000"/>
          <w:lang w:val="id-ID"/>
        </w:rPr>
        <w:t>.</w:t>
      </w:r>
    </w:p>
    <w:p w14:paraId="556925A3" w14:textId="0D2E905E" w:rsidR="00AC2104" w:rsidRDefault="008E06A9" w:rsidP="00E506DA">
      <w:pPr>
        <w:widowControl w:val="0"/>
        <w:autoSpaceDE w:val="0"/>
        <w:autoSpaceDN w:val="0"/>
        <w:adjustRightInd w:val="0"/>
        <w:spacing w:after="240" w:line="340" w:lineRule="atLeast"/>
        <w:ind w:firstLine="426"/>
        <w:jc w:val="both"/>
        <w:rPr>
          <w:rFonts w:ascii="Times New Roman" w:hAnsi="Times New Roman" w:cs="Times New Roman"/>
          <w:color w:val="000000"/>
          <w:lang w:val="id-ID"/>
        </w:rPr>
      </w:pPr>
      <w:r>
        <w:rPr>
          <w:rFonts w:ascii="Times New Roman" w:hAnsi="Times New Roman" w:cs="Times New Roman"/>
          <w:color w:val="000000"/>
          <w:lang w:val="id-ID"/>
        </w:rPr>
        <w:t xml:space="preserve">Menurut </w:t>
      </w:r>
      <w:r w:rsidR="00CE2515">
        <w:rPr>
          <w:rFonts w:ascii="Times New Roman" w:hAnsi="Times New Roman" w:cs="Times New Roman"/>
          <w:color w:val="000000"/>
          <w:lang w:val="id-ID"/>
        </w:rPr>
        <w:t xml:space="preserve">Gartner, “Big Data </w:t>
      </w:r>
      <w:r w:rsidR="00676554">
        <w:rPr>
          <w:rFonts w:ascii="Times New Roman" w:hAnsi="Times New Roman" w:cs="Times New Roman"/>
          <w:color w:val="000000"/>
          <w:lang w:val="id-ID"/>
        </w:rPr>
        <w:t>a</w:t>
      </w:r>
      <w:r w:rsidR="00CE2515">
        <w:rPr>
          <w:rFonts w:ascii="Times New Roman" w:hAnsi="Times New Roman" w:cs="Times New Roman"/>
          <w:color w:val="000000"/>
          <w:lang w:val="id-ID"/>
        </w:rPr>
        <w:t>dalah</w:t>
      </w:r>
      <w:r w:rsidR="00676554">
        <w:rPr>
          <w:rFonts w:ascii="Times New Roman" w:hAnsi="Times New Roman" w:cs="Times New Roman"/>
          <w:color w:val="000000"/>
          <w:lang w:val="id-ID"/>
        </w:rPr>
        <w:t xml:space="preserve"> aset data yang memiliki</w:t>
      </w:r>
      <w:r w:rsidR="00CE2515">
        <w:rPr>
          <w:rFonts w:ascii="Times New Roman" w:hAnsi="Times New Roman" w:cs="Times New Roman"/>
          <w:color w:val="000000"/>
          <w:lang w:val="id-ID"/>
        </w:rPr>
        <w:t xml:space="preserve"> volume tinggi, kecepatan tinggi, dan keragaman tinggi</w:t>
      </w:r>
      <w:r w:rsidR="00676554">
        <w:rPr>
          <w:rFonts w:ascii="Times New Roman" w:hAnsi="Times New Roman" w:cs="Times New Roman"/>
          <w:color w:val="000000"/>
          <w:lang w:val="id-ID"/>
        </w:rPr>
        <w:t xml:space="preserve"> yang membutuhkan metode pemrosesan baru</w:t>
      </w:r>
      <w:r w:rsidR="00313DB0" w:rsidRPr="00313DB0">
        <w:rPr>
          <w:rFonts w:ascii="Times New Roman" w:hAnsi="Times New Roman" w:cs="Times New Roman"/>
          <w:color w:val="000000"/>
          <w:lang w:val="id-ID"/>
        </w:rPr>
        <w:t xml:space="preserve"> </w:t>
      </w:r>
      <w:r w:rsidR="00C17E89">
        <w:rPr>
          <w:rFonts w:ascii="Times New Roman" w:hAnsi="Times New Roman" w:cs="Times New Roman"/>
          <w:color w:val="000000"/>
          <w:lang w:val="id-ID"/>
        </w:rPr>
        <w:t>unutk memungkinkan pembuatan keputusan, penemuan pengetahuan, dan optimasi proses.</w:t>
      </w:r>
      <w:r w:rsidR="005C32D9">
        <w:rPr>
          <w:rFonts w:ascii="Times New Roman" w:hAnsi="Times New Roman" w:cs="Times New Roman"/>
          <w:color w:val="000000"/>
          <w:lang w:val="id-ID"/>
        </w:rPr>
        <w:t xml:space="preserve"> Selain itu, menurut Steve Stood, Big </w:t>
      </w:r>
      <w:r w:rsidR="003C7F22">
        <w:rPr>
          <w:rFonts w:ascii="Times New Roman" w:hAnsi="Times New Roman" w:cs="Times New Roman"/>
          <w:color w:val="000000"/>
          <w:lang w:val="id-ID"/>
        </w:rPr>
        <w:t>data adalah ketika aplikasi norm</w:t>
      </w:r>
      <w:r w:rsidR="005C32D9">
        <w:rPr>
          <w:rFonts w:ascii="Times New Roman" w:hAnsi="Times New Roman" w:cs="Times New Roman"/>
          <w:color w:val="000000"/>
          <w:lang w:val="id-ID"/>
        </w:rPr>
        <w:t>al da</w:t>
      </w:r>
      <w:r w:rsidR="007D6055">
        <w:rPr>
          <w:rFonts w:ascii="Times New Roman" w:hAnsi="Times New Roman" w:cs="Times New Roman"/>
          <w:color w:val="000000"/>
          <w:lang w:val="id-ID"/>
        </w:rPr>
        <w:t>ri teknologi yang</w:t>
      </w:r>
      <w:r w:rsidR="006609B2">
        <w:rPr>
          <w:rFonts w:ascii="Times New Roman" w:hAnsi="Times New Roman" w:cs="Times New Roman"/>
          <w:color w:val="000000"/>
          <w:lang w:val="id-ID"/>
        </w:rPr>
        <w:t xml:space="preserve"> sedang digunakan</w:t>
      </w:r>
      <w:r w:rsidR="005C32D9">
        <w:rPr>
          <w:rFonts w:ascii="Times New Roman" w:hAnsi="Times New Roman" w:cs="Times New Roman"/>
          <w:color w:val="000000"/>
          <w:lang w:val="id-ID"/>
        </w:rPr>
        <w:t xml:space="preserve"> tidak mampu membuat pengguna mendapatkan kebutuhan</w:t>
      </w:r>
      <w:r w:rsidR="00E902F4">
        <w:rPr>
          <w:rFonts w:ascii="Times New Roman" w:hAnsi="Times New Roman" w:cs="Times New Roman"/>
          <w:color w:val="000000"/>
          <w:lang w:val="id-ID"/>
        </w:rPr>
        <w:t xml:space="preserve"> pengetahuan dari</w:t>
      </w:r>
      <w:r w:rsidR="005C32D9">
        <w:rPr>
          <w:rFonts w:ascii="Times New Roman" w:hAnsi="Times New Roman" w:cs="Times New Roman"/>
          <w:color w:val="000000"/>
          <w:lang w:val="id-ID"/>
        </w:rPr>
        <w:t xml:space="preserve"> data</w:t>
      </w:r>
      <w:r w:rsidR="00065FCF">
        <w:rPr>
          <w:rFonts w:ascii="Times New Roman" w:hAnsi="Times New Roman" w:cs="Times New Roman"/>
          <w:color w:val="000000"/>
          <w:lang w:val="id-ID"/>
        </w:rPr>
        <w:t xml:space="preserve"> yang dengan cepat dan</w:t>
      </w:r>
      <w:r w:rsidR="005C32D9">
        <w:rPr>
          <w:rFonts w:ascii="Times New Roman" w:hAnsi="Times New Roman" w:cs="Times New Roman"/>
          <w:color w:val="000000"/>
          <w:lang w:val="id-ID"/>
        </w:rPr>
        <w:t xml:space="preserve"> biaya yang murah.</w:t>
      </w:r>
    </w:p>
    <w:p w14:paraId="53F64DD4" w14:textId="2B14B1B5" w:rsidR="00752FE1" w:rsidRPr="00752FE1" w:rsidRDefault="00752FE1" w:rsidP="00752FE1">
      <w:pPr>
        <w:widowControl w:val="0"/>
        <w:autoSpaceDE w:val="0"/>
        <w:autoSpaceDN w:val="0"/>
        <w:adjustRightInd w:val="0"/>
        <w:spacing w:after="240" w:line="340" w:lineRule="atLeast"/>
        <w:ind w:firstLine="426"/>
        <w:jc w:val="center"/>
        <w:rPr>
          <w:rFonts w:ascii="Times New Roman" w:hAnsi="Times New Roman" w:cs="Times New Roman"/>
          <w:b/>
          <w:color w:val="000000"/>
          <w:lang w:val="id-ID"/>
        </w:rPr>
      </w:pPr>
      <w:r w:rsidRPr="00752FE1">
        <w:rPr>
          <w:rFonts w:ascii="Times New Roman" w:hAnsi="Times New Roman" w:cs="Times New Roman"/>
          <w:b/>
          <w:color w:val="000000"/>
          <w:lang w:val="id-ID"/>
        </w:rPr>
        <w:t>Apache Hadoop</w:t>
      </w:r>
    </w:p>
    <w:p w14:paraId="68E63FC5" w14:textId="77777777" w:rsidR="00021F98" w:rsidRDefault="004A79B7" w:rsidP="00021F98">
      <w:pPr>
        <w:widowControl w:val="0"/>
        <w:autoSpaceDE w:val="0"/>
        <w:autoSpaceDN w:val="0"/>
        <w:adjustRightInd w:val="0"/>
        <w:spacing w:after="240" w:line="340" w:lineRule="atLeast"/>
        <w:ind w:firstLine="426"/>
        <w:jc w:val="both"/>
        <w:rPr>
          <w:rFonts w:ascii="Times New Roman" w:hAnsi="Times New Roman" w:cs="Times New Roman"/>
          <w:color w:val="000000"/>
          <w:lang w:val="id-ID"/>
        </w:rPr>
      </w:pPr>
      <w:r>
        <w:rPr>
          <w:rFonts w:ascii="Times New Roman" w:hAnsi="Times New Roman" w:cs="Times New Roman"/>
          <w:color w:val="000000"/>
          <w:lang w:val="id-ID"/>
        </w:rPr>
        <w:t xml:space="preserve">Apache Hadoop </w:t>
      </w:r>
      <w:r w:rsidR="00752FE1" w:rsidRPr="00752FE1">
        <w:rPr>
          <w:rFonts w:ascii="Times New Roman" w:hAnsi="Times New Roman" w:cs="Times New Roman"/>
          <w:color w:val="000000"/>
          <w:lang w:val="id-ID"/>
        </w:rPr>
        <w:t xml:space="preserve">adalah kerangka perangkat lunak </w:t>
      </w:r>
      <w:r w:rsidR="00752FE1" w:rsidRPr="00113893">
        <w:rPr>
          <w:rFonts w:ascii="Times New Roman" w:hAnsi="Times New Roman" w:cs="Times New Roman"/>
          <w:i/>
          <w:color w:val="000000"/>
          <w:lang w:val="id-ID"/>
        </w:rPr>
        <w:t>open-source</w:t>
      </w:r>
      <w:r w:rsidR="00752FE1" w:rsidRPr="00752FE1">
        <w:rPr>
          <w:rFonts w:ascii="Times New Roman" w:hAnsi="Times New Roman" w:cs="Times New Roman"/>
          <w:color w:val="000000"/>
          <w:lang w:val="id-ID"/>
        </w:rPr>
        <w:t xml:space="preserve"> yang digunakan untuk penyimpanan terdistribusi dan pemrosesan </w:t>
      </w:r>
      <w:r w:rsidR="00752FE1" w:rsidRPr="00144D60">
        <w:rPr>
          <w:rFonts w:ascii="Times New Roman" w:hAnsi="Times New Roman" w:cs="Times New Roman"/>
          <w:i/>
          <w:color w:val="000000"/>
          <w:lang w:val="id-ID"/>
        </w:rPr>
        <w:t>dataset</w:t>
      </w:r>
      <w:r w:rsidR="00752FE1" w:rsidRPr="00752FE1">
        <w:rPr>
          <w:rFonts w:ascii="Times New Roman" w:hAnsi="Times New Roman" w:cs="Times New Roman"/>
          <w:color w:val="000000"/>
          <w:lang w:val="id-ID"/>
        </w:rPr>
        <w:t xml:space="preserve"> data besar dengan menggunakan model pemrograman MapReduce. Ini terdiri dari kumpulan komputer yang dibangu</w:t>
      </w:r>
      <w:r w:rsidR="00A430B4">
        <w:rPr>
          <w:rFonts w:ascii="Times New Roman" w:hAnsi="Times New Roman" w:cs="Times New Roman"/>
          <w:color w:val="000000"/>
          <w:lang w:val="id-ID"/>
        </w:rPr>
        <w:t>n dari perangkat keras</w:t>
      </w:r>
      <w:r w:rsidR="00752FE1" w:rsidRPr="00752FE1">
        <w:rPr>
          <w:rFonts w:ascii="Times New Roman" w:hAnsi="Times New Roman" w:cs="Times New Roman"/>
          <w:color w:val="000000"/>
          <w:lang w:val="id-ID"/>
        </w:rPr>
        <w:t>. Semua modul di Hadoop dirancang dengan asumsi mendasar bahwa kegagalan perangkat keras adalah kejadian biasa dan harus ditangani secara</w:t>
      </w:r>
      <w:r w:rsidR="00021F98">
        <w:rPr>
          <w:rFonts w:ascii="Times New Roman" w:hAnsi="Times New Roman" w:cs="Times New Roman"/>
          <w:color w:val="000000"/>
          <w:lang w:val="id-ID"/>
        </w:rPr>
        <w:t xml:space="preserve"> otomatis oleh kerangka kerja. </w:t>
      </w:r>
    </w:p>
    <w:p w14:paraId="3399582C" w14:textId="2BA2A928" w:rsidR="00752FE1" w:rsidRPr="00752FE1" w:rsidRDefault="00752FE1" w:rsidP="00153976">
      <w:pPr>
        <w:widowControl w:val="0"/>
        <w:autoSpaceDE w:val="0"/>
        <w:autoSpaceDN w:val="0"/>
        <w:adjustRightInd w:val="0"/>
        <w:spacing w:after="240" w:line="340" w:lineRule="atLeast"/>
        <w:ind w:firstLine="426"/>
        <w:jc w:val="both"/>
        <w:rPr>
          <w:rFonts w:ascii="Times New Roman" w:hAnsi="Times New Roman" w:cs="Times New Roman"/>
          <w:color w:val="000000"/>
          <w:lang w:val="id-ID"/>
        </w:rPr>
      </w:pPr>
      <w:r w:rsidRPr="00752FE1">
        <w:rPr>
          <w:rFonts w:ascii="Times New Roman" w:hAnsi="Times New Roman" w:cs="Times New Roman"/>
          <w:color w:val="000000"/>
          <w:lang w:val="id-ID"/>
        </w:rPr>
        <w:t>Inti dari Apache Hadoop terdiri dari bagian penyimpanan, yang dikenal sebagai Hadoop Distributed File System (HDFS), dan bagian pemrosesan yang merupakan model pemrograman MapReduce. Hadoop membagi file menjadi blok besar dan mendistribusikannya ke node dalam sebuah cluster. Kemudian transfer kode paket ke dalam node untuk memproses data secara paralel. Pendekatan ini memanfaatkan wilayah data, [3] dimana node memanipulasi data yang mereka akses. Hal ini memungkinkan dataset diproses lebih cepat dan lebih efisien daripada arsitektur superkomputer yang lebih konvensional yang bergantung pada sistem file paralel dimana komputasi dan data didistribusikan melalui jaringan berkecepatan tinggi. [4]</w:t>
      </w:r>
    </w:p>
    <w:p w14:paraId="307C84CB" w14:textId="77777777" w:rsidR="00153976" w:rsidRDefault="00752FE1" w:rsidP="00153976">
      <w:pPr>
        <w:widowControl w:val="0"/>
        <w:autoSpaceDE w:val="0"/>
        <w:autoSpaceDN w:val="0"/>
        <w:adjustRightInd w:val="0"/>
        <w:spacing w:after="240" w:line="340" w:lineRule="atLeast"/>
        <w:ind w:firstLine="426"/>
        <w:jc w:val="both"/>
        <w:rPr>
          <w:rFonts w:ascii="Times New Roman" w:hAnsi="Times New Roman" w:cs="Times New Roman"/>
          <w:color w:val="000000"/>
          <w:lang w:val="id-ID"/>
        </w:rPr>
      </w:pPr>
      <w:r w:rsidRPr="00752FE1">
        <w:rPr>
          <w:rFonts w:ascii="Times New Roman" w:hAnsi="Times New Roman" w:cs="Times New Roman"/>
          <w:color w:val="000000"/>
          <w:lang w:val="id-ID"/>
        </w:rPr>
        <w:t>Dasar kerangka Apache Hadoop terdiri dari modul berikut:</w:t>
      </w:r>
      <w:r w:rsidR="00153976">
        <w:rPr>
          <w:rFonts w:ascii="Times New Roman" w:hAnsi="Times New Roman" w:cs="Times New Roman"/>
          <w:color w:val="000000"/>
          <w:lang w:val="id-ID"/>
        </w:rPr>
        <w:t xml:space="preserve"> </w:t>
      </w:r>
    </w:p>
    <w:p w14:paraId="15E7AC38" w14:textId="557B0705" w:rsidR="00153976" w:rsidRDefault="00752FE1" w:rsidP="00153976">
      <w:pPr>
        <w:pStyle w:val="ListParagraph"/>
        <w:widowControl w:val="0"/>
        <w:numPr>
          <w:ilvl w:val="0"/>
          <w:numId w:val="11"/>
        </w:numPr>
        <w:autoSpaceDE w:val="0"/>
        <w:autoSpaceDN w:val="0"/>
        <w:adjustRightInd w:val="0"/>
        <w:spacing w:after="240" w:line="340" w:lineRule="atLeast"/>
        <w:jc w:val="both"/>
        <w:rPr>
          <w:rFonts w:ascii="Times New Roman" w:hAnsi="Times New Roman" w:cs="Times New Roman"/>
          <w:color w:val="000000"/>
          <w:lang w:val="id-ID"/>
        </w:rPr>
      </w:pPr>
      <w:r w:rsidRPr="00153976">
        <w:rPr>
          <w:rFonts w:ascii="Times New Roman" w:hAnsi="Times New Roman" w:cs="Times New Roman"/>
          <w:color w:val="000000"/>
          <w:lang w:val="id-ID"/>
        </w:rPr>
        <w:t>Hadoop Common - berisi perpustakaan dan utilitas yang dibut</w:t>
      </w:r>
      <w:r w:rsidR="00153976">
        <w:rPr>
          <w:rFonts w:ascii="Times New Roman" w:hAnsi="Times New Roman" w:cs="Times New Roman"/>
          <w:color w:val="000000"/>
          <w:lang w:val="id-ID"/>
        </w:rPr>
        <w:t>uhkan oleh modul Hadoop lainnya,</w:t>
      </w:r>
    </w:p>
    <w:p w14:paraId="7575E672" w14:textId="20421F2D" w:rsidR="00153976" w:rsidRDefault="00752FE1" w:rsidP="00153976">
      <w:pPr>
        <w:pStyle w:val="ListParagraph"/>
        <w:widowControl w:val="0"/>
        <w:numPr>
          <w:ilvl w:val="0"/>
          <w:numId w:val="11"/>
        </w:numPr>
        <w:autoSpaceDE w:val="0"/>
        <w:autoSpaceDN w:val="0"/>
        <w:adjustRightInd w:val="0"/>
        <w:spacing w:after="240" w:line="340" w:lineRule="atLeast"/>
        <w:jc w:val="both"/>
        <w:rPr>
          <w:rFonts w:ascii="Times New Roman" w:hAnsi="Times New Roman" w:cs="Times New Roman"/>
          <w:color w:val="000000"/>
          <w:lang w:val="id-ID"/>
        </w:rPr>
      </w:pPr>
      <w:r w:rsidRPr="00153976">
        <w:rPr>
          <w:rFonts w:ascii="Times New Roman" w:hAnsi="Times New Roman" w:cs="Times New Roman"/>
          <w:color w:val="000000"/>
          <w:lang w:val="id-ID"/>
        </w:rPr>
        <w:t>Hadoop Distributed File System (HDFS) - sistem file terdistribusi yang menyimpan data pada mesin komoditas, memberikan bandwidth agregat yang s</w:t>
      </w:r>
      <w:r w:rsidR="00153976">
        <w:rPr>
          <w:rFonts w:ascii="Times New Roman" w:hAnsi="Times New Roman" w:cs="Times New Roman"/>
          <w:color w:val="000000"/>
          <w:lang w:val="id-ID"/>
        </w:rPr>
        <w:t>angat tinggi ke seluruh cluster,</w:t>
      </w:r>
    </w:p>
    <w:p w14:paraId="5D8A5C7C" w14:textId="0D704677" w:rsidR="00153976" w:rsidRDefault="00752FE1" w:rsidP="00153976">
      <w:pPr>
        <w:pStyle w:val="ListParagraph"/>
        <w:widowControl w:val="0"/>
        <w:numPr>
          <w:ilvl w:val="0"/>
          <w:numId w:val="11"/>
        </w:numPr>
        <w:autoSpaceDE w:val="0"/>
        <w:autoSpaceDN w:val="0"/>
        <w:adjustRightInd w:val="0"/>
        <w:spacing w:after="240" w:line="340" w:lineRule="atLeast"/>
        <w:jc w:val="both"/>
        <w:rPr>
          <w:rFonts w:ascii="Times New Roman" w:hAnsi="Times New Roman" w:cs="Times New Roman"/>
          <w:color w:val="000000"/>
          <w:lang w:val="id-ID"/>
        </w:rPr>
      </w:pPr>
      <w:r w:rsidRPr="00153976">
        <w:rPr>
          <w:rFonts w:ascii="Times New Roman" w:hAnsi="Times New Roman" w:cs="Times New Roman"/>
          <w:color w:val="000000"/>
          <w:lang w:val="id-ID"/>
        </w:rPr>
        <w:t xml:space="preserve">Hadoop YARN - platform yang bertanggung jawab untuk mengelola sumber daya komputasi dalam kelompok dan menggunakannya untuk </w:t>
      </w:r>
      <w:r w:rsidR="00153976">
        <w:rPr>
          <w:rFonts w:ascii="Times New Roman" w:hAnsi="Times New Roman" w:cs="Times New Roman"/>
          <w:color w:val="000000"/>
          <w:lang w:val="id-ID"/>
        </w:rPr>
        <w:t xml:space="preserve">menjadwalkan aplikasi pengguna, </w:t>
      </w:r>
      <w:r w:rsidRPr="00153976">
        <w:rPr>
          <w:rFonts w:ascii="Times New Roman" w:hAnsi="Times New Roman" w:cs="Times New Roman"/>
          <w:color w:val="000000"/>
          <w:lang w:val="id-ID"/>
        </w:rPr>
        <w:t>dan</w:t>
      </w:r>
    </w:p>
    <w:p w14:paraId="14CFF352" w14:textId="200AEED2" w:rsidR="00752FE1" w:rsidRDefault="00752FE1" w:rsidP="00153976">
      <w:pPr>
        <w:pStyle w:val="ListParagraph"/>
        <w:widowControl w:val="0"/>
        <w:numPr>
          <w:ilvl w:val="0"/>
          <w:numId w:val="11"/>
        </w:numPr>
        <w:autoSpaceDE w:val="0"/>
        <w:autoSpaceDN w:val="0"/>
        <w:adjustRightInd w:val="0"/>
        <w:spacing w:after="240" w:line="340" w:lineRule="atLeast"/>
        <w:jc w:val="both"/>
        <w:rPr>
          <w:rFonts w:ascii="Times New Roman" w:hAnsi="Times New Roman" w:cs="Times New Roman"/>
          <w:color w:val="000000"/>
          <w:lang w:val="id-ID"/>
        </w:rPr>
      </w:pPr>
      <w:r w:rsidRPr="00153976">
        <w:rPr>
          <w:rFonts w:ascii="Times New Roman" w:hAnsi="Times New Roman" w:cs="Times New Roman"/>
          <w:color w:val="000000"/>
          <w:lang w:val="id-ID"/>
        </w:rPr>
        <w:t>Hadoop MapReduce - sebuah implementasi dari model pemrograman MapReduce untuk pemrosesan data berskala besar.</w:t>
      </w:r>
    </w:p>
    <w:p w14:paraId="40CE5770" w14:textId="77777777" w:rsidR="00CF0AE2" w:rsidRPr="00153976" w:rsidRDefault="00CF0AE2" w:rsidP="00CF0AE2">
      <w:pPr>
        <w:pStyle w:val="ListParagraph"/>
        <w:widowControl w:val="0"/>
        <w:autoSpaceDE w:val="0"/>
        <w:autoSpaceDN w:val="0"/>
        <w:adjustRightInd w:val="0"/>
        <w:spacing w:after="240" w:line="340" w:lineRule="atLeast"/>
        <w:jc w:val="both"/>
        <w:rPr>
          <w:rFonts w:ascii="Times New Roman" w:hAnsi="Times New Roman" w:cs="Times New Roman"/>
          <w:color w:val="000000"/>
          <w:lang w:val="id-ID"/>
        </w:rPr>
      </w:pPr>
    </w:p>
    <w:p w14:paraId="3C99A31A" w14:textId="08EFBDAE" w:rsidR="002C7541" w:rsidRPr="002945F1" w:rsidRDefault="002C7541" w:rsidP="002C7541">
      <w:pPr>
        <w:widowControl w:val="0"/>
        <w:autoSpaceDE w:val="0"/>
        <w:autoSpaceDN w:val="0"/>
        <w:adjustRightInd w:val="0"/>
        <w:spacing w:after="240" w:line="340" w:lineRule="atLeast"/>
        <w:jc w:val="center"/>
        <w:rPr>
          <w:rFonts w:ascii="Times New Roman" w:hAnsi="Times New Roman" w:cs="Times New Roman"/>
          <w:b/>
          <w:i/>
          <w:color w:val="000000"/>
          <w:lang w:val="id-ID"/>
        </w:rPr>
      </w:pPr>
      <w:r>
        <w:rPr>
          <w:rFonts w:ascii="Times New Roman" w:hAnsi="Times New Roman" w:cs="Times New Roman"/>
          <w:b/>
          <w:i/>
          <w:color w:val="000000"/>
          <w:lang w:val="id-ID"/>
        </w:rPr>
        <w:lastRenderedPageBreak/>
        <w:t>Fuzzy Matching</w:t>
      </w:r>
    </w:p>
    <w:p w14:paraId="7BA2B2FD" w14:textId="6CF0DDD7" w:rsidR="008527F4" w:rsidRPr="002C7541" w:rsidRDefault="005C655E" w:rsidP="00E506DA">
      <w:pPr>
        <w:widowControl w:val="0"/>
        <w:autoSpaceDE w:val="0"/>
        <w:autoSpaceDN w:val="0"/>
        <w:adjustRightInd w:val="0"/>
        <w:spacing w:after="240" w:line="340" w:lineRule="atLeast"/>
        <w:ind w:firstLine="720"/>
        <w:jc w:val="both"/>
        <w:rPr>
          <w:rFonts w:ascii="Times New Roman" w:hAnsi="Times New Roman" w:cs="Times New Roman"/>
          <w:color w:val="000000"/>
        </w:rPr>
      </w:pPr>
      <w:r w:rsidRPr="005C655E">
        <w:rPr>
          <w:rFonts w:ascii="Times New Roman" w:hAnsi="Times New Roman" w:cs="Times New Roman"/>
          <w:i/>
          <w:color w:val="000000"/>
        </w:rPr>
        <w:t>F</w:t>
      </w:r>
      <w:r w:rsidR="002C7541" w:rsidRPr="005C655E">
        <w:rPr>
          <w:rFonts w:ascii="Times New Roman" w:hAnsi="Times New Roman" w:cs="Times New Roman"/>
          <w:i/>
          <w:color w:val="000000"/>
        </w:rPr>
        <w:t>uzzy</w:t>
      </w:r>
      <w:r w:rsidRPr="005C655E">
        <w:rPr>
          <w:rFonts w:ascii="Times New Roman" w:hAnsi="Times New Roman" w:cs="Times New Roman"/>
          <w:i/>
          <w:color w:val="000000"/>
        </w:rPr>
        <w:t xml:space="preserve"> matching</w:t>
      </w:r>
      <w:r w:rsidR="00602D2D">
        <w:rPr>
          <w:rFonts w:ascii="Times New Roman" w:hAnsi="Times New Roman" w:cs="Times New Roman"/>
          <w:color w:val="000000"/>
        </w:rPr>
        <w:t xml:space="preserve"> adalah </w:t>
      </w:r>
      <w:r w:rsidR="00133977">
        <w:rPr>
          <w:rFonts w:ascii="Times New Roman" w:hAnsi="Times New Roman" w:cs="Times New Roman"/>
          <w:color w:val="000000"/>
        </w:rPr>
        <w:t xml:space="preserve">sebuah mekanisme pencocokan </w:t>
      </w:r>
      <w:r w:rsidR="002C7541" w:rsidRPr="002C7541">
        <w:rPr>
          <w:rFonts w:ascii="Times New Roman" w:hAnsi="Times New Roman" w:cs="Times New Roman"/>
          <w:color w:val="000000"/>
        </w:rPr>
        <w:t xml:space="preserve">yang dibantu </w:t>
      </w:r>
      <w:r w:rsidR="00A03DD3">
        <w:rPr>
          <w:rFonts w:ascii="Times New Roman" w:hAnsi="Times New Roman" w:cs="Times New Roman"/>
          <w:color w:val="000000"/>
        </w:rPr>
        <w:t xml:space="preserve">oleh </w:t>
      </w:r>
      <w:r w:rsidR="006A43D2">
        <w:rPr>
          <w:rFonts w:ascii="Times New Roman" w:hAnsi="Times New Roman" w:cs="Times New Roman"/>
          <w:color w:val="000000"/>
        </w:rPr>
        <w:t>komputer</w:t>
      </w:r>
      <w:r w:rsidR="00096792">
        <w:rPr>
          <w:rFonts w:ascii="Times New Roman" w:hAnsi="Times New Roman" w:cs="Times New Roman"/>
          <w:color w:val="000000"/>
        </w:rPr>
        <w:t xml:space="preserve">, </w:t>
      </w:r>
      <w:r w:rsidR="002C7541" w:rsidRPr="002C7541">
        <w:rPr>
          <w:rFonts w:ascii="Times New Roman" w:hAnsi="Times New Roman" w:cs="Times New Roman"/>
          <w:color w:val="000000"/>
        </w:rPr>
        <w:t xml:space="preserve">untuk mencocokkan </w:t>
      </w:r>
      <w:r w:rsidR="00980E27">
        <w:rPr>
          <w:rFonts w:ascii="Times New Roman" w:hAnsi="Times New Roman" w:cs="Times New Roman"/>
          <w:color w:val="000000"/>
        </w:rPr>
        <w:t>kata,</w:t>
      </w:r>
      <w:r w:rsidR="008527F4">
        <w:rPr>
          <w:rFonts w:ascii="Times New Roman" w:hAnsi="Times New Roman" w:cs="Times New Roman"/>
          <w:color w:val="000000"/>
        </w:rPr>
        <w:t xml:space="preserve"> frasa,</w:t>
      </w:r>
      <w:r w:rsidR="00980E27">
        <w:rPr>
          <w:rFonts w:ascii="Times New Roman" w:hAnsi="Times New Roman" w:cs="Times New Roman"/>
          <w:color w:val="000000"/>
        </w:rPr>
        <w:t xml:space="preserve"> </w:t>
      </w:r>
      <w:r w:rsidR="002C7541" w:rsidRPr="002C7541">
        <w:rPr>
          <w:rFonts w:ascii="Times New Roman" w:hAnsi="Times New Roman" w:cs="Times New Roman"/>
          <w:color w:val="000000"/>
        </w:rPr>
        <w:t xml:space="preserve">kalimat atau </w:t>
      </w:r>
      <w:r w:rsidR="00C4245E">
        <w:rPr>
          <w:rFonts w:ascii="Times New Roman" w:hAnsi="Times New Roman" w:cs="Times New Roman"/>
          <w:color w:val="000000"/>
        </w:rPr>
        <w:t xml:space="preserve">sebagin </w:t>
      </w:r>
      <w:r w:rsidR="002C7541" w:rsidRPr="002C7541">
        <w:rPr>
          <w:rFonts w:ascii="Times New Roman" w:hAnsi="Times New Roman" w:cs="Times New Roman"/>
          <w:color w:val="000000"/>
        </w:rPr>
        <w:t>bagian teks</w:t>
      </w:r>
      <w:r w:rsidR="00C4245E">
        <w:rPr>
          <w:rFonts w:ascii="Times New Roman" w:hAnsi="Times New Roman" w:cs="Times New Roman"/>
          <w:color w:val="000000"/>
        </w:rPr>
        <w:t xml:space="preserve"> dari kalimat</w:t>
      </w:r>
      <w:r w:rsidR="005E60EC">
        <w:rPr>
          <w:rFonts w:ascii="Times New Roman" w:hAnsi="Times New Roman" w:cs="Times New Roman"/>
          <w:color w:val="000000"/>
        </w:rPr>
        <w:t xml:space="preserve"> pada sebuah basis data</w:t>
      </w:r>
      <w:r w:rsidR="002C7541" w:rsidRPr="002C7541">
        <w:rPr>
          <w:rFonts w:ascii="Times New Roman" w:hAnsi="Times New Roman" w:cs="Times New Roman"/>
          <w:color w:val="000000"/>
        </w:rPr>
        <w:t>.</w:t>
      </w:r>
      <w:r w:rsidR="008527F4">
        <w:rPr>
          <w:rFonts w:ascii="Times New Roman" w:hAnsi="Times New Roman" w:cs="Times New Roman"/>
          <w:color w:val="000000"/>
        </w:rPr>
        <w:t xml:space="preserve"> </w:t>
      </w:r>
      <w:r w:rsidR="00E506DA" w:rsidRPr="00E506DA">
        <w:rPr>
          <w:rFonts w:ascii="Times New Roman" w:hAnsi="Times New Roman" w:cs="Times New Roman"/>
          <w:color w:val="000000"/>
        </w:rPr>
        <w:t>Algoritma pencocokan fuzzy digunak</w:t>
      </w:r>
      <w:r w:rsidR="00973012">
        <w:rPr>
          <w:rFonts w:ascii="Times New Roman" w:hAnsi="Times New Roman" w:cs="Times New Roman"/>
          <w:color w:val="000000"/>
        </w:rPr>
        <w:t xml:space="preserve">an untuk membandingkan dua </w:t>
      </w:r>
      <w:r w:rsidR="00973012" w:rsidRPr="00973012">
        <w:rPr>
          <w:rFonts w:ascii="Times New Roman" w:hAnsi="Times New Roman" w:cs="Times New Roman"/>
          <w:i/>
          <w:color w:val="000000"/>
        </w:rPr>
        <w:t>string</w:t>
      </w:r>
      <w:r w:rsidR="00E506DA" w:rsidRPr="00E506DA">
        <w:rPr>
          <w:rFonts w:ascii="Times New Roman" w:hAnsi="Times New Roman" w:cs="Times New Roman"/>
          <w:color w:val="000000"/>
        </w:rPr>
        <w:t xml:space="preserve"> dengan mengukur jumlah karakter yang harus dimodifikasi (menambahkan, menghapus atau mengubah) </w:t>
      </w:r>
      <w:r w:rsidR="002B16F0">
        <w:rPr>
          <w:rFonts w:ascii="Times New Roman" w:hAnsi="Times New Roman" w:cs="Times New Roman"/>
          <w:i/>
          <w:color w:val="000000"/>
        </w:rPr>
        <w:t xml:space="preserve">source </w:t>
      </w:r>
      <w:r w:rsidR="00E506DA" w:rsidRPr="002B16F0">
        <w:rPr>
          <w:rFonts w:ascii="Times New Roman" w:hAnsi="Times New Roman" w:cs="Times New Roman"/>
          <w:i/>
          <w:color w:val="000000"/>
        </w:rPr>
        <w:t>string</w:t>
      </w:r>
      <w:r w:rsidR="00945C25">
        <w:rPr>
          <w:rFonts w:ascii="Times New Roman" w:hAnsi="Times New Roman" w:cs="Times New Roman"/>
          <w:color w:val="000000"/>
        </w:rPr>
        <w:t xml:space="preserve"> </w:t>
      </w:r>
      <w:r w:rsidR="00E506DA" w:rsidRPr="00E506DA">
        <w:rPr>
          <w:rFonts w:ascii="Times New Roman" w:hAnsi="Times New Roman" w:cs="Times New Roman"/>
          <w:color w:val="000000"/>
        </w:rPr>
        <w:t xml:space="preserve">agar terlihat seperti </w:t>
      </w:r>
      <w:r w:rsidR="002134CE">
        <w:rPr>
          <w:rFonts w:ascii="Times New Roman" w:hAnsi="Times New Roman" w:cs="Times New Roman"/>
          <w:i/>
          <w:color w:val="000000"/>
        </w:rPr>
        <w:t xml:space="preserve">target </w:t>
      </w:r>
      <w:r w:rsidR="00E506DA" w:rsidRPr="002134CE">
        <w:rPr>
          <w:rFonts w:ascii="Times New Roman" w:hAnsi="Times New Roman" w:cs="Times New Roman"/>
          <w:i/>
          <w:color w:val="000000"/>
        </w:rPr>
        <w:t>string</w:t>
      </w:r>
      <w:r w:rsidR="00E506DA" w:rsidRPr="00E506DA">
        <w:rPr>
          <w:rFonts w:ascii="Times New Roman" w:hAnsi="Times New Roman" w:cs="Times New Roman"/>
          <w:color w:val="000000"/>
        </w:rPr>
        <w:t>. Sebagai contoh</w:t>
      </w:r>
      <w:r w:rsidR="00DD70BA">
        <w:rPr>
          <w:rFonts w:ascii="Times New Roman" w:hAnsi="Times New Roman" w:cs="Times New Roman"/>
          <w:color w:val="000000"/>
        </w:rPr>
        <w:t>,</w:t>
      </w:r>
      <w:r w:rsidR="008A6943">
        <w:rPr>
          <w:rFonts w:ascii="Times New Roman" w:hAnsi="Times New Roman" w:cs="Times New Roman"/>
          <w:color w:val="000000"/>
        </w:rPr>
        <w:t xml:space="preserve"> jika </w:t>
      </w:r>
      <w:r w:rsidR="008A6943">
        <w:rPr>
          <w:rFonts w:ascii="Times New Roman" w:hAnsi="Times New Roman" w:cs="Times New Roman"/>
          <w:i/>
          <w:color w:val="000000"/>
        </w:rPr>
        <w:t>source</w:t>
      </w:r>
      <w:r w:rsidR="00B37DD0">
        <w:rPr>
          <w:rFonts w:ascii="Times New Roman" w:hAnsi="Times New Roman" w:cs="Times New Roman"/>
          <w:color w:val="000000"/>
        </w:rPr>
        <w:t xml:space="preserve"> </w:t>
      </w:r>
      <w:r w:rsidR="008A6943">
        <w:rPr>
          <w:rFonts w:ascii="Times New Roman" w:hAnsi="Times New Roman" w:cs="Times New Roman"/>
          <w:i/>
          <w:color w:val="000000"/>
        </w:rPr>
        <w:t>string</w:t>
      </w:r>
      <w:r w:rsidR="00B37DD0">
        <w:rPr>
          <w:rFonts w:ascii="Times New Roman" w:hAnsi="Times New Roman" w:cs="Times New Roman"/>
          <w:color w:val="000000"/>
        </w:rPr>
        <w:t xml:space="preserve"> adalah ‘</w:t>
      </w:r>
      <w:r w:rsidR="00B37DD0" w:rsidRPr="00B37DD0">
        <w:rPr>
          <w:rFonts w:ascii="Times New Roman" w:hAnsi="Times New Roman" w:cs="Times New Roman"/>
          <w:i/>
          <w:color w:val="000000"/>
        </w:rPr>
        <w:t>tou</w:t>
      </w:r>
      <w:r w:rsidR="00E506DA" w:rsidRPr="00B37DD0">
        <w:rPr>
          <w:rFonts w:ascii="Times New Roman" w:hAnsi="Times New Roman" w:cs="Times New Roman"/>
          <w:i/>
          <w:color w:val="000000"/>
        </w:rPr>
        <w:t>r</w:t>
      </w:r>
      <w:r w:rsidR="00B37DD0">
        <w:rPr>
          <w:rFonts w:ascii="Times New Roman" w:hAnsi="Times New Roman" w:cs="Times New Roman"/>
          <w:i/>
          <w:color w:val="000000"/>
        </w:rPr>
        <w:t>’</w:t>
      </w:r>
      <w:r w:rsidR="00D4762C">
        <w:rPr>
          <w:rFonts w:ascii="Times New Roman" w:hAnsi="Times New Roman" w:cs="Times New Roman"/>
          <w:color w:val="000000"/>
        </w:rPr>
        <w:t xml:space="preserve"> dan </w:t>
      </w:r>
      <w:r w:rsidR="00E506DA" w:rsidRPr="00D4762C">
        <w:rPr>
          <w:rFonts w:ascii="Times New Roman" w:hAnsi="Times New Roman" w:cs="Times New Roman"/>
          <w:i/>
          <w:color w:val="000000"/>
        </w:rPr>
        <w:t>target</w:t>
      </w:r>
      <w:r w:rsidR="00D4762C">
        <w:rPr>
          <w:rFonts w:ascii="Times New Roman" w:hAnsi="Times New Roman" w:cs="Times New Roman"/>
          <w:i/>
          <w:color w:val="000000"/>
        </w:rPr>
        <w:t xml:space="preserve"> string</w:t>
      </w:r>
      <w:r w:rsidR="009B3C0F">
        <w:rPr>
          <w:rFonts w:ascii="Times New Roman" w:hAnsi="Times New Roman" w:cs="Times New Roman"/>
          <w:color w:val="000000"/>
        </w:rPr>
        <w:t xml:space="preserve"> adalah ‘</w:t>
      </w:r>
      <w:r w:rsidR="009B3C0F">
        <w:rPr>
          <w:rFonts w:ascii="Times New Roman" w:hAnsi="Times New Roman" w:cs="Times New Roman"/>
          <w:i/>
          <w:color w:val="000000"/>
        </w:rPr>
        <w:t>tow’</w:t>
      </w:r>
      <w:r w:rsidR="00E506DA" w:rsidRPr="00E506DA">
        <w:rPr>
          <w:rFonts w:ascii="Times New Roman" w:hAnsi="Times New Roman" w:cs="Times New Roman"/>
          <w:color w:val="000000"/>
        </w:rPr>
        <w:t xml:space="preserve">, algoritma akan </w:t>
      </w:r>
      <w:r w:rsidR="007B361C">
        <w:rPr>
          <w:rFonts w:ascii="Times New Roman" w:hAnsi="Times New Roman" w:cs="Times New Roman"/>
          <w:color w:val="000000"/>
        </w:rPr>
        <w:t xml:space="preserve">mengembalikan </w:t>
      </w:r>
      <w:r w:rsidR="007B361C">
        <w:rPr>
          <w:rFonts w:ascii="Times New Roman" w:hAnsi="Times New Roman" w:cs="Times New Roman"/>
          <w:i/>
          <w:color w:val="000000"/>
        </w:rPr>
        <w:t>score</w:t>
      </w:r>
      <w:r w:rsidR="00E506DA" w:rsidRPr="00E506DA">
        <w:rPr>
          <w:rFonts w:ascii="Times New Roman" w:hAnsi="Times New Roman" w:cs="Times New Roman"/>
          <w:color w:val="000000"/>
        </w:rPr>
        <w:t xml:space="preserve"> 2</w:t>
      </w:r>
      <w:r w:rsidR="00BC1ECF">
        <w:rPr>
          <w:rFonts w:ascii="Times New Roman" w:hAnsi="Times New Roman" w:cs="Times New Roman"/>
          <w:color w:val="000000"/>
        </w:rPr>
        <w:t>,</w:t>
      </w:r>
      <w:r w:rsidR="006F37D3">
        <w:rPr>
          <w:rFonts w:ascii="Times New Roman" w:hAnsi="Times New Roman" w:cs="Times New Roman"/>
          <w:color w:val="000000"/>
        </w:rPr>
        <w:t xml:space="preserve"> karena </w:t>
      </w:r>
      <w:r w:rsidR="00E506DA" w:rsidRPr="00E506DA">
        <w:rPr>
          <w:rFonts w:ascii="Times New Roman" w:hAnsi="Times New Roman" w:cs="Times New Roman"/>
          <w:color w:val="000000"/>
        </w:rPr>
        <w:t>melakukan dua penggantian karakter.</w:t>
      </w:r>
    </w:p>
    <w:p w14:paraId="065B7F2E" w14:textId="41EC2621" w:rsidR="00F75EF3" w:rsidRPr="002945F1" w:rsidRDefault="00204861" w:rsidP="00A10CAE">
      <w:pPr>
        <w:widowControl w:val="0"/>
        <w:autoSpaceDE w:val="0"/>
        <w:autoSpaceDN w:val="0"/>
        <w:adjustRightInd w:val="0"/>
        <w:spacing w:after="240" w:line="340" w:lineRule="atLeast"/>
        <w:jc w:val="center"/>
        <w:rPr>
          <w:rFonts w:ascii="Times New Roman" w:hAnsi="Times New Roman" w:cs="Times New Roman"/>
          <w:b/>
          <w:i/>
          <w:color w:val="000000"/>
          <w:lang w:val="id-ID"/>
        </w:rPr>
      </w:pPr>
      <w:r w:rsidRPr="002945F1">
        <w:rPr>
          <w:rFonts w:ascii="Times New Roman" w:hAnsi="Times New Roman" w:cs="Times New Roman"/>
          <w:b/>
          <w:i/>
          <w:color w:val="000000"/>
          <w:lang w:val="id-ID"/>
        </w:rPr>
        <w:t>Fuzzy c-Means Clustering</w:t>
      </w:r>
    </w:p>
    <w:p w14:paraId="6E77051B" w14:textId="6FBAF591" w:rsidR="00AB6F21" w:rsidRPr="002945F1" w:rsidRDefault="00204861" w:rsidP="00AB6F21">
      <w:pPr>
        <w:widowControl w:val="0"/>
        <w:autoSpaceDE w:val="0"/>
        <w:autoSpaceDN w:val="0"/>
        <w:adjustRightInd w:val="0"/>
        <w:spacing w:after="240" w:line="340" w:lineRule="atLeast"/>
        <w:ind w:firstLine="426"/>
        <w:jc w:val="both"/>
        <w:rPr>
          <w:rFonts w:ascii="Times New Roman" w:hAnsi="Times New Roman" w:cs="Times New Roman"/>
          <w:color w:val="000000"/>
          <w:lang w:val="id-ID"/>
        </w:rPr>
      </w:pPr>
      <w:r w:rsidRPr="002945F1">
        <w:rPr>
          <w:rFonts w:ascii="Times New Roman" w:hAnsi="Times New Roman" w:cs="Times New Roman"/>
          <w:color w:val="000000"/>
          <w:lang w:val="id-ID"/>
        </w:rPr>
        <w:t>Fu</w:t>
      </w:r>
      <w:r w:rsidR="00424EF0" w:rsidRPr="002945F1">
        <w:rPr>
          <w:rFonts w:ascii="Times New Roman" w:hAnsi="Times New Roman" w:cs="Times New Roman"/>
          <w:color w:val="000000"/>
          <w:lang w:val="id-ID"/>
        </w:rPr>
        <w:t>zzy C-means (FCM) cl</w:t>
      </w:r>
      <w:r w:rsidR="000551BE" w:rsidRPr="002945F1">
        <w:rPr>
          <w:rFonts w:ascii="Times New Roman" w:hAnsi="Times New Roman" w:cs="Times New Roman"/>
          <w:color w:val="000000"/>
          <w:lang w:val="id-ID"/>
        </w:rPr>
        <w:t>ustering memungkinkan sebuah gr</w:t>
      </w:r>
      <w:r w:rsidR="00424EF0" w:rsidRPr="002945F1">
        <w:rPr>
          <w:rFonts w:ascii="Times New Roman" w:hAnsi="Times New Roman" w:cs="Times New Roman"/>
          <w:color w:val="000000"/>
          <w:lang w:val="id-ID"/>
        </w:rPr>
        <w:t>up data masuk ke d</w:t>
      </w:r>
      <w:r w:rsidR="00833119" w:rsidRPr="002945F1">
        <w:rPr>
          <w:rFonts w:ascii="Times New Roman" w:hAnsi="Times New Roman" w:cs="Times New Roman"/>
          <w:color w:val="000000"/>
          <w:lang w:val="id-ID"/>
        </w:rPr>
        <w:t>alam dua atau lebih dari dua gr</w:t>
      </w:r>
      <w:r w:rsidR="00424EF0" w:rsidRPr="002945F1">
        <w:rPr>
          <w:rFonts w:ascii="Times New Roman" w:hAnsi="Times New Roman" w:cs="Times New Roman"/>
          <w:color w:val="000000"/>
          <w:lang w:val="id-ID"/>
        </w:rPr>
        <w:t>up</w:t>
      </w:r>
      <w:r w:rsidRPr="002945F1">
        <w:rPr>
          <w:rFonts w:ascii="Times New Roman" w:hAnsi="Times New Roman" w:cs="Times New Roman"/>
          <w:color w:val="000000"/>
          <w:lang w:val="id-ID"/>
        </w:rPr>
        <w:t xml:space="preserve">. </w:t>
      </w:r>
      <w:r w:rsidR="00424EF0" w:rsidRPr="002945F1">
        <w:rPr>
          <w:rFonts w:ascii="Times New Roman" w:hAnsi="Times New Roman" w:cs="Times New Roman"/>
          <w:color w:val="000000"/>
          <w:lang w:val="id-ID"/>
        </w:rPr>
        <w:t xml:space="preserve">Metode ini diusulkan oleh Dunn pada tahun 1973, dan dikembangkan oleh </w:t>
      </w:r>
      <w:r w:rsidRPr="002945F1">
        <w:rPr>
          <w:rFonts w:ascii="Times New Roman" w:hAnsi="Times New Roman" w:cs="Times New Roman"/>
          <w:color w:val="000000"/>
          <w:lang w:val="id-ID"/>
        </w:rPr>
        <w:t xml:space="preserve">Bezdek </w:t>
      </w:r>
      <w:r w:rsidR="005F6425" w:rsidRPr="002945F1">
        <w:rPr>
          <w:rFonts w:ascii="Times New Roman" w:hAnsi="Times New Roman" w:cs="Times New Roman"/>
          <w:color w:val="000000"/>
          <w:lang w:val="id-ID"/>
        </w:rPr>
        <w:t>pada tahun 1981</w:t>
      </w:r>
      <w:r w:rsidRPr="002945F1">
        <w:rPr>
          <w:rFonts w:ascii="Times New Roman" w:hAnsi="Times New Roman" w:cs="Times New Roman"/>
          <w:color w:val="000000"/>
          <w:lang w:val="id-ID"/>
        </w:rPr>
        <w:t xml:space="preserve">. </w:t>
      </w:r>
      <w:r w:rsidR="0031589B" w:rsidRPr="002945F1">
        <w:rPr>
          <w:rFonts w:ascii="Times New Roman" w:hAnsi="Times New Roman" w:cs="Times New Roman"/>
          <w:color w:val="000000"/>
          <w:lang w:val="id-ID"/>
        </w:rPr>
        <w:t>Metode ini merupakan pengelompokan didasarkan pada pembagian dan bertujuan</w:t>
      </w:r>
      <w:r w:rsidR="001C1993" w:rsidRPr="002945F1">
        <w:rPr>
          <w:rFonts w:ascii="Times New Roman" w:hAnsi="Times New Roman" w:cs="Times New Roman"/>
          <w:color w:val="000000"/>
          <w:lang w:val="id-ID"/>
        </w:rPr>
        <w:t xml:space="preserve"> agar obyek yang mirip masuk ke dalam kelompok yang sama menjadi maksimum, dan obyek yang berbeda masuk ke kelompok</w:t>
      </w:r>
      <w:r w:rsidR="0057632B" w:rsidRPr="002945F1">
        <w:rPr>
          <w:rFonts w:ascii="Times New Roman" w:hAnsi="Times New Roman" w:cs="Times New Roman"/>
          <w:color w:val="000000"/>
          <w:lang w:val="id-ID"/>
        </w:rPr>
        <w:t xml:space="preserve"> sama menjadi minimum</w:t>
      </w:r>
      <w:r w:rsidRPr="002945F1">
        <w:rPr>
          <w:rFonts w:ascii="Times New Roman" w:hAnsi="Times New Roman" w:cs="Times New Roman"/>
          <w:color w:val="000000"/>
          <w:lang w:val="id-ID"/>
        </w:rPr>
        <w:t>.</w:t>
      </w:r>
      <w:r w:rsidR="00F36109" w:rsidRPr="002945F1">
        <w:rPr>
          <w:rFonts w:ascii="Times New Roman" w:hAnsi="Times New Roman" w:cs="Times New Roman"/>
          <w:color w:val="000000"/>
          <w:lang w:val="id-ID"/>
        </w:rPr>
        <w:t xml:space="preserve"> Hal ini bergantung pada fung</w:t>
      </w:r>
      <w:r w:rsidR="00656EAB" w:rsidRPr="002945F1">
        <w:rPr>
          <w:rFonts w:ascii="Times New Roman" w:hAnsi="Times New Roman" w:cs="Times New Roman"/>
          <w:color w:val="000000"/>
          <w:lang w:val="id-ID"/>
        </w:rPr>
        <w:t>si obyektif yang meminimal</w:t>
      </w:r>
      <w:r w:rsidR="00B97995" w:rsidRPr="002945F1">
        <w:rPr>
          <w:rFonts w:ascii="Times New Roman" w:hAnsi="Times New Roman" w:cs="Times New Roman"/>
          <w:color w:val="000000"/>
          <w:lang w:val="id-ID"/>
        </w:rPr>
        <w:t>kan</w:t>
      </w:r>
      <w:r w:rsidRPr="002945F1">
        <w:rPr>
          <w:rFonts w:ascii="Times New Roman" w:hAnsi="Times New Roman" w:cs="Times New Roman"/>
          <w:color w:val="000000"/>
          <w:lang w:val="id-ID"/>
        </w:rPr>
        <w:t xml:space="preserve">, </w:t>
      </w:r>
      <w:r w:rsidR="00C93E7F" w:rsidRPr="002945F1">
        <w:rPr>
          <w:rFonts w:ascii="Times New Roman" w:hAnsi="Times New Roman" w:cs="Times New Roman"/>
          <w:color w:val="000000"/>
          <w:lang w:val="id-ID"/>
        </w:rPr>
        <w:t>dapat dilihat pada gambar</w:t>
      </w:r>
      <w:r w:rsidR="00DF00E2" w:rsidRPr="002945F1">
        <w:rPr>
          <w:rFonts w:ascii="Times New Roman" w:hAnsi="Times New Roman" w:cs="Times New Roman"/>
          <w:color w:val="000000"/>
          <w:lang w:val="id-ID"/>
        </w:rPr>
        <w:t xml:space="preserve"> </w:t>
      </w:r>
      <w:r w:rsidR="009E57F4" w:rsidRPr="002945F1">
        <w:rPr>
          <w:rFonts w:ascii="Times New Roman" w:hAnsi="Times New Roman" w:cs="Times New Roman"/>
          <w:color w:val="000000"/>
          <w:lang w:val="id-ID"/>
        </w:rPr>
        <w:t>di bawah ini</w:t>
      </w:r>
      <w:r w:rsidRPr="002945F1">
        <w:rPr>
          <w:rFonts w:ascii="Times New Roman" w:hAnsi="Times New Roman" w:cs="Times New Roman"/>
          <w:color w:val="000000"/>
          <w:lang w:val="id-ID"/>
        </w:rPr>
        <w:t>:</w:t>
      </w:r>
    </w:p>
    <w:p w14:paraId="789E19BE" w14:textId="04D16128" w:rsidR="00F1218C" w:rsidRPr="002945F1" w:rsidRDefault="00485E29" w:rsidP="00AB6F21">
      <w:pPr>
        <w:pStyle w:val="ListParagraph"/>
        <w:widowControl w:val="0"/>
        <w:autoSpaceDE w:val="0"/>
        <w:autoSpaceDN w:val="0"/>
        <w:adjustRightInd w:val="0"/>
        <w:spacing w:after="240" w:line="340" w:lineRule="atLeast"/>
        <w:rPr>
          <w:rFonts w:ascii="Times New Roman" w:hAnsi="Times New Roman" w:cs="Times New Roman"/>
          <w:color w:val="000000"/>
          <w:lang w:val="id-ID"/>
        </w:rPr>
      </w:pPr>
      <w:r w:rsidRPr="002945F1">
        <w:rPr>
          <w:rFonts w:ascii="Times New Roman" w:hAnsi="Times New Roman" w:cs="Times New Roman"/>
          <w:noProof/>
          <w:color w:val="000000"/>
        </w:rPr>
        <w:drawing>
          <wp:anchor distT="0" distB="0" distL="114300" distR="114300" simplePos="0" relativeHeight="251656192" behindDoc="0" locked="0" layoutInCell="1" allowOverlap="1" wp14:anchorId="745F8F45" wp14:editId="6AB9BD91">
            <wp:simplePos x="0" y="0"/>
            <wp:positionH relativeFrom="column">
              <wp:posOffset>2019300</wp:posOffset>
            </wp:positionH>
            <wp:positionV relativeFrom="paragraph">
              <wp:posOffset>0</wp:posOffset>
            </wp:positionV>
            <wp:extent cx="2159000" cy="469900"/>
            <wp:effectExtent l="0" t="0" r="0" b="1270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png"/>
                    <pic:cNvPicPr/>
                  </pic:nvPicPr>
                  <pic:blipFill>
                    <a:blip r:embed="rId9">
                      <a:extLst>
                        <a:ext uri="{28A0092B-C50C-407E-A947-70E740481C1C}">
                          <a14:useLocalDpi xmlns:a14="http://schemas.microsoft.com/office/drawing/2010/main" val="0"/>
                        </a:ext>
                      </a:extLst>
                    </a:blip>
                    <a:stretch>
                      <a:fillRect/>
                    </a:stretch>
                  </pic:blipFill>
                  <pic:spPr>
                    <a:xfrm>
                      <a:off x="0" y="0"/>
                      <a:ext cx="2159000" cy="469900"/>
                    </a:xfrm>
                    <a:prstGeom prst="rect">
                      <a:avLst/>
                    </a:prstGeom>
                  </pic:spPr>
                </pic:pic>
              </a:graphicData>
            </a:graphic>
            <wp14:sizeRelH relativeFrom="page">
              <wp14:pctWidth>0</wp14:pctWidth>
            </wp14:sizeRelH>
            <wp14:sizeRelV relativeFrom="page">
              <wp14:pctHeight>0</wp14:pctHeight>
            </wp14:sizeRelV>
          </wp:anchor>
        </w:drawing>
      </w:r>
      <w:r w:rsidR="00AB6F21" w:rsidRPr="002945F1">
        <w:rPr>
          <w:rFonts w:ascii="Times New Roman" w:hAnsi="Times New Roman" w:cs="Times New Roman"/>
          <w:color w:val="000000"/>
          <w:lang w:val="id-ID"/>
        </w:rPr>
        <w:t>(1)</w:t>
      </w:r>
    </w:p>
    <w:p w14:paraId="72E0AC68" w14:textId="77777777" w:rsidR="00617CF1" w:rsidRPr="002945F1" w:rsidRDefault="00617CF1" w:rsidP="00AB6F21">
      <w:pPr>
        <w:pStyle w:val="ListParagraph"/>
        <w:widowControl w:val="0"/>
        <w:autoSpaceDE w:val="0"/>
        <w:autoSpaceDN w:val="0"/>
        <w:adjustRightInd w:val="0"/>
        <w:spacing w:after="240" w:line="340" w:lineRule="atLeast"/>
        <w:rPr>
          <w:rFonts w:ascii="Times New Roman" w:hAnsi="Times New Roman" w:cs="Times New Roman"/>
          <w:color w:val="000000"/>
          <w:lang w:val="id-ID"/>
        </w:rPr>
      </w:pPr>
    </w:p>
    <w:p w14:paraId="3B4F2746" w14:textId="1331458D" w:rsidR="00841449" w:rsidRPr="002945F1" w:rsidRDefault="00D57231" w:rsidP="00505B66">
      <w:pPr>
        <w:widowControl w:val="0"/>
        <w:autoSpaceDE w:val="0"/>
        <w:autoSpaceDN w:val="0"/>
        <w:adjustRightInd w:val="0"/>
        <w:spacing w:after="240" w:line="360" w:lineRule="atLeast"/>
        <w:jc w:val="both"/>
        <w:rPr>
          <w:rFonts w:ascii="Times New Roman" w:hAnsi="Times New Roman" w:cs="Times New Roman"/>
          <w:color w:val="212121"/>
          <w:lang w:val="id-ID"/>
        </w:rPr>
      </w:pPr>
      <w:r w:rsidRPr="002945F1">
        <w:rPr>
          <w:rFonts w:ascii="Times New Roman" w:hAnsi="Times New Roman" w:cs="Times New Roman"/>
          <w:color w:val="212121"/>
          <w:lang w:val="id-ID"/>
        </w:rPr>
        <w:t xml:space="preserve">di mana m adalah setiap bilangan </w:t>
      </w:r>
      <w:r w:rsidRPr="002945F1">
        <w:rPr>
          <w:rFonts w:ascii="Times New Roman" w:hAnsi="Times New Roman" w:cs="Times New Roman"/>
          <w:i/>
          <w:color w:val="212121"/>
          <w:lang w:val="id-ID"/>
        </w:rPr>
        <w:t>real</w:t>
      </w:r>
      <w:r w:rsidRPr="002945F1">
        <w:rPr>
          <w:rFonts w:ascii="Times New Roman" w:hAnsi="Times New Roman" w:cs="Times New Roman"/>
          <w:color w:val="212121"/>
          <w:lang w:val="id-ID"/>
        </w:rPr>
        <w:t xml:space="preserve"> lebih besar dari 1, </w:t>
      </w:r>
      <w:r w:rsidR="009119B5" w:rsidRPr="002945F1">
        <w:rPr>
          <w:rFonts w:ascii="Times New Roman" w:hAnsi="Times New Roman" w:cs="Times New Roman"/>
          <w:color w:val="212121"/>
          <w:lang w:val="id-ID"/>
        </w:rPr>
        <w:t>m diberikan nilai 2.00</w:t>
      </w:r>
      <w:r w:rsidR="009F0BDF" w:rsidRPr="002945F1">
        <w:rPr>
          <w:rFonts w:ascii="Times New Roman" w:hAnsi="Times New Roman" w:cs="Times New Roman"/>
          <w:color w:val="212121"/>
          <w:lang w:val="id-ID"/>
        </w:rPr>
        <w:t xml:space="preserve">. </w:t>
      </w:r>
      <w:r w:rsidR="009F0BDF" w:rsidRPr="002945F1">
        <w:rPr>
          <w:rFonts w:ascii="Times New Roman" w:hAnsi="Times New Roman" w:cs="Times New Roman"/>
          <w:i/>
          <w:iCs/>
          <w:color w:val="000000"/>
          <w:lang w:val="id-ID"/>
        </w:rPr>
        <w:t>u</w:t>
      </w:r>
      <w:r w:rsidR="009F0BDF" w:rsidRPr="002945F1">
        <w:rPr>
          <w:rFonts w:ascii="Times New Roman" w:hAnsi="Times New Roman" w:cs="Times New Roman"/>
          <w:i/>
          <w:iCs/>
          <w:color w:val="000000"/>
          <w:position w:val="-6"/>
          <w:lang w:val="id-ID"/>
        </w:rPr>
        <w:t xml:space="preserve">ij </w:t>
      </w:r>
      <w:r w:rsidRPr="002945F1">
        <w:rPr>
          <w:rFonts w:ascii="Times New Roman" w:hAnsi="Times New Roman" w:cs="Times New Roman"/>
          <w:color w:val="212121"/>
          <w:lang w:val="id-ID"/>
        </w:rPr>
        <w:t xml:space="preserve"> adalah t</w:t>
      </w:r>
      <w:r w:rsidR="004564D0" w:rsidRPr="002945F1">
        <w:rPr>
          <w:rFonts w:ascii="Times New Roman" w:hAnsi="Times New Roman" w:cs="Times New Roman"/>
          <w:color w:val="212121"/>
          <w:lang w:val="id-ID"/>
        </w:rPr>
        <w:t>ingkat j dari anggota grup</w:t>
      </w:r>
      <w:r w:rsidR="0071714A" w:rsidRPr="002945F1">
        <w:rPr>
          <w:rFonts w:ascii="Times New Roman" w:hAnsi="Times New Roman" w:cs="Times New Roman"/>
          <w:color w:val="212121"/>
          <w:lang w:val="id-ID"/>
        </w:rPr>
        <w:t xml:space="preserve"> </w:t>
      </w:r>
      <w:r w:rsidR="0071714A" w:rsidRPr="002945F1">
        <w:rPr>
          <w:rFonts w:ascii="Times New Roman" w:hAnsi="Times New Roman" w:cs="Times New Roman"/>
          <w:i/>
          <w:iCs/>
          <w:color w:val="000000"/>
          <w:lang w:val="id-ID"/>
        </w:rPr>
        <w:t>x</w:t>
      </w:r>
      <w:r w:rsidR="0071714A" w:rsidRPr="002945F1">
        <w:rPr>
          <w:rFonts w:ascii="Times New Roman" w:hAnsi="Times New Roman" w:cs="Times New Roman"/>
          <w:i/>
          <w:iCs/>
          <w:color w:val="000000"/>
          <w:position w:val="-8"/>
          <w:lang w:val="id-ID"/>
        </w:rPr>
        <w:t>i</w:t>
      </w:r>
      <w:r w:rsidR="00BC2AA0" w:rsidRPr="002945F1">
        <w:rPr>
          <w:rFonts w:ascii="Times New Roman" w:hAnsi="Times New Roman" w:cs="Times New Roman"/>
          <w:iCs/>
          <w:color w:val="000000"/>
          <w:position w:val="-8"/>
          <w:lang w:val="id-ID"/>
        </w:rPr>
        <w:t>.</w:t>
      </w:r>
      <w:r w:rsidRPr="002945F1">
        <w:rPr>
          <w:rFonts w:ascii="Times New Roman" w:hAnsi="Times New Roman" w:cs="Times New Roman"/>
          <w:color w:val="212121"/>
          <w:lang w:val="id-ID"/>
        </w:rPr>
        <w:t xml:space="preserve"> x adalah pe</w:t>
      </w:r>
      <w:r w:rsidR="00505B66" w:rsidRPr="002945F1">
        <w:rPr>
          <w:rFonts w:ascii="Times New Roman" w:hAnsi="Times New Roman" w:cs="Times New Roman"/>
          <w:color w:val="212121"/>
          <w:lang w:val="id-ID"/>
        </w:rPr>
        <w:t xml:space="preserve">ngukuran dimensi i; C adalah ij </w:t>
      </w:r>
      <w:r w:rsidRPr="002945F1">
        <w:rPr>
          <w:rFonts w:ascii="Times New Roman" w:hAnsi="Times New Roman" w:cs="Times New Roman"/>
          <w:color w:val="212121"/>
          <w:lang w:val="id-ID"/>
        </w:rPr>
        <w:t>dimensi</w:t>
      </w:r>
      <w:r w:rsidR="008F66F1" w:rsidRPr="002945F1">
        <w:rPr>
          <w:rFonts w:ascii="Times New Roman" w:hAnsi="Times New Roman" w:cs="Times New Roman"/>
          <w:color w:val="212121"/>
          <w:lang w:val="id-ID"/>
        </w:rPr>
        <w:t xml:space="preserve"> klaster</w:t>
      </w:r>
      <w:r w:rsidRPr="002945F1">
        <w:rPr>
          <w:rFonts w:ascii="Times New Roman" w:hAnsi="Times New Roman" w:cs="Times New Roman"/>
          <w:color w:val="212121"/>
          <w:lang w:val="id-ID"/>
        </w:rPr>
        <w:t>, * pusat adalah untuk mengekspresikan kesamaan antara setiap</w:t>
      </w:r>
      <w:r w:rsidR="007A56D9" w:rsidRPr="002945F1">
        <w:rPr>
          <w:rFonts w:ascii="Times New Roman" w:hAnsi="Times New Roman" w:cs="Times New Roman"/>
          <w:color w:val="212121"/>
          <w:lang w:val="id-ID"/>
        </w:rPr>
        <w:t xml:space="preserve"> </w:t>
      </w:r>
      <w:r w:rsidRPr="002945F1">
        <w:rPr>
          <w:rFonts w:ascii="Times New Roman" w:hAnsi="Times New Roman" w:cs="Times New Roman"/>
          <w:color w:val="212121"/>
          <w:lang w:val="id-ID"/>
        </w:rPr>
        <w:t xml:space="preserve">kriteria, setiap pusat pengukuran. Fungsi tujuan yang partisi kabur dioptimalkan melalui daftar fungsi berulang seperti persamaan (1), memperbarui anggota </w:t>
      </w:r>
      <w:r w:rsidR="00552809" w:rsidRPr="002945F1">
        <w:rPr>
          <w:rFonts w:ascii="Times New Roman" w:hAnsi="Times New Roman" w:cs="Times New Roman"/>
          <w:i/>
          <w:color w:val="212121"/>
          <w:lang w:val="id-ID"/>
        </w:rPr>
        <w:t>u</w:t>
      </w:r>
      <w:r w:rsidRPr="002945F1">
        <w:rPr>
          <w:rFonts w:ascii="Times New Roman" w:hAnsi="Times New Roman" w:cs="Times New Roman"/>
          <w:i/>
          <w:color w:val="212121"/>
          <w:lang w:val="id-ID"/>
        </w:rPr>
        <w:t>ij</w:t>
      </w:r>
      <w:r w:rsidRPr="002945F1">
        <w:rPr>
          <w:rFonts w:ascii="Times New Roman" w:hAnsi="Times New Roman" w:cs="Times New Roman"/>
          <w:color w:val="212121"/>
          <w:lang w:val="id-ID"/>
        </w:rPr>
        <w:t xml:space="preserve"> </w:t>
      </w:r>
      <w:r w:rsidR="00E31344" w:rsidRPr="002945F1">
        <w:rPr>
          <w:rFonts w:ascii="Times New Roman" w:hAnsi="Times New Roman" w:cs="Times New Roman"/>
          <w:color w:val="212121"/>
          <w:lang w:val="id-ID"/>
        </w:rPr>
        <w:t xml:space="preserve">menggunakan persamaan (2) </w:t>
      </w:r>
      <w:r w:rsidRPr="002945F1">
        <w:rPr>
          <w:rFonts w:ascii="Times New Roman" w:hAnsi="Times New Roman" w:cs="Times New Roman"/>
          <w:color w:val="212121"/>
          <w:lang w:val="id-ID"/>
        </w:rPr>
        <w:t xml:space="preserve">dan </w:t>
      </w:r>
      <w:r w:rsidR="008D109A" w:rsidRPr="002945F1">
        <w:rPr>
          <w:rFonts w:ascii="Times New Roman" w:hAnsi="Times New Roman" w:cs="Times New Roman"/>
          <w:color w:val="212121"/>
          <w:lang w:val="id-ID"/>
        </w:rPr>
        <w:t xml:space="preserve">pusat </w:t>
      </w:r>
      <w:r w:rsidR="00114488" w:rsidRPr="002945F1">
        <w:rPr>
          <w:rFonts w:ascii="Times New Roman" w:hAnsi="Times New Roman" w:cs="Times New Roman"/>
          <w:color w:val="212121"/>
          <w:lang w:val="id-ID"/>
        </w:rPr>
        <w:t>grup</w:t>
      </w:r>
      <w:r w:rsidRPr="002945F1">
        <w:rPr>
          <w:rFonts w:ascii="Times New Roman" w:hAnsi="Times New Roman" w:cs="Times New Roman"/>
          <w:color w:val="212121"/>
          <w:lang w:val="id-ID"/>
        </w:rPr>
        <w:t xml:space="preserve"> Cj</w:t>
      </w:r>
      <w:r w:rsidR="00275E40" w:rsidRPr="002945F1">
        <w:rPr>
          <w:rFonts w:ascii="Times New Roman" w:hAnsi="Times New Roman" w:cs="Times New Roman"/>
          <w:color w:val="212121"/>
          <w:lang w:val="id-ID"/>
        </w:rPr>
        <w:t xml:space="preserve"> </w:t>
      </w:r>
      <w:r w:rsidR="0008531D" w:rsidRPr="002945F1">
        <w:rPr>
          <w:rFonts w:ascii="Times New Roman" w:hAnsi="Times New Roman" w:cs="Times New Roman"/>
          <w:color w:val="212121"/>
          <w:lang w:val="id-ID"/>
        </w:rPr>
        <w:t xml:space="preserve">diperbaharui </w:t>
      </w:r>
      <w:r w:rsidR="00275E40" w:rsidRPr="002945F1">
        <w:rPr>
          <w:rFonts w:ascii="Times New Roman" w:hAnsi="Times New Roman" w:cs="Times New Roman"/>
          <w:color w:val="212121"/>
          <w:lang w:val="id-ID"/>
        </w:rPr>
        <w:t xml:space="preserve">menggunakan </w:t>
      </w:r>
      <w:r w:rsidR="00016540" w:rsidRPr="002945F1">
        <w:rPr>
          <w:rFonts w:ascii="Times New Roman" w:hAnsi="Times New Roman" w:cs="Times New Roman"/>
          <w:color w:val="212121"/>
          <w:lang w:val="id-ID"/>
        </w:rPr>
        <w:t>persamaan (3)</w:t>
      </w:r>
      <w:r w:rsidRPr="002945F1">
        <w:rPr>
          <w:rFonts w:ascii="Times New Roman" w:hAnsi="Times New Roman" w:cs="Times New Roman"/>
          <w:color w:val="212121"/>
          <w:lang w:val="id-ID"/>
        </w:rPr>
        <w:t>:</w:t>
      </w:r>
    </w:p>
    <w:p w14:paraId="3EC1807C" w14:textId="77777777" w:rsidR="00F1218C" w:rsidRPr="002945F1" w:rsidRDefault="00F1218C" w:rsidP="00F1218C">
      <w:pPr>
        <w:widowControl w:val="0"/>
        <w:autoSpaceDE w:val="0"/>
        <w:autoSpaceDN w:val="0"/>
        <w:adjustRightInd w:val="0"/>
        <w:spacing w:after="240" w:line="340" w:lineRule="atLeast"/>
        <w:ind w:firstLine="426"/>
        <w:jc w:val="center"/>
        <w:rPr>
          <w:rFonts w:ascii="Times New Roman" w:hAnsi="Times New Roman" w:cs="Times New Roman"/>
          <w:color w:val="000000"/>
          <w:lang w:val="id-ID"/>
        </w:rPr>
      </w:pPr>
      <w:r w:rsidRPr="002945F1">
        <w:rPr>
          <w:rFonts w:ascii="Times New Roman" w:hAnsi="Times New Roman" w:cs="Times New Roman"/>
          <w:noProof/>
          <w:color w:val="000000"/>
        </w:rPr>
        <w:drawing>
          <wp:anchor distT="0" distB="0" distL="114300" distR="114300" simplePos="0" relativeHeight="251657216" behindDoc="0" locked="0" layoutInCell="1" allowOverlap="1" wp14:anchorId="1DCA3769" wp14:editId="72AA4D19">
            <wp:simplePos x="0" y="0"/>
            <wp:positionH relativeFrom="column">
              <wp:posOffset>1612900</wp:posOffset>
            </wp:positionH>
            <wp:positionV relativeFrom="paragraph">
              <wp:posOffset>3810</wp:posOffset>
            </wp:positionV>
            <wp:extent cx="2324735" cy="2282079"/>
            <wp:effectExtent l="0" t="0" r="12065" b="444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10">
                      <a:extLst>
                        <a:ext uri="{28A0092B-C50C-407E-A947-70E740481C1C}">
                          <a14:useLocalDpi xmlns:a14="http://schemas.microsoft.com/office/drawing/2010/main" val="0"/>
                        </a:ext>
                      </a:extLst>
                    </a:blip>
                    <a:stretch>
                      <a:fillRect/>
                    </a:stretch>
                  </pic:blipFill>
                  <pic:spPr>
                    <a:xfrm>
                      <a:off x="0" y="0"/>
                      <a:ext cx="2328470" cy="2285746"/>
                    </a:xfrm>
                    <a:prstGeom prst="rect">
                      <a:avLst/>
                    </a:prstGeom>
                  </pic:spPr>
                </pic:pic>
              </a:graphicData>
            </a:graphic>
            <wp14:sizeRelH relativeFrom="page">
              <wp14:pctWidth>0</wp14:pctWidth>
            </wp14:sizeRelH>
            <wp14:sizeRelV relativeFrom="page">
              <wp14:pctHeight>0</wp14:pctHeight>
            </wp14:sizeRelV>
          </wp:anchor>
        </w:drawing>
      </w:r>
    </w:p>
    <w:p w14:paraId="7E5AF4DD" w14:textId="0460B7C0" w:rsidR="006925E8" w:rsidRPr="002945F1" w:rsidRDefault="00841449" w:rsidP="00841449">
      <w:pPr>
        <w:widowControl w:val="0"/>
        <w:autoSpaceDE w:val="0"/>
        <w:autoSpaceDN w:val="0"/>
        <w:adjustRightInd w:val="0"/>
        <w:spacing w:after="240" w:line="340" w:lineRule="atLeast"/>
        <w:ind w:firstLine="426"/>
        <w:rPr>
          <w:rFonts w:ascii="Times New Roman" w:hAnsi="Times New Roman" w:cs="Times New Roman"/>
          <w:color w:val="000000"/>
          <w:lang w:val="id-ID"/>
        </w:rPr>
      </w:pPr>
      <w:r w:rsidRPr="002945F1">
        <w:rPr>
          <w:rFonts w:ascii="Times New Roman" w:hAnsi="Times New Roman" w:cs="Times New Roman"/>
          <w:color w:val="000000"/>
          <w:lang w:val="id-ID"/>
        </w:rPr>
        <w:t>(2)</w:t>
      </w:r>
    </w:p>
    <w:p w14:paraId="453B5354" w14:textId="262CAD1C" w:rsidR="00F1218C" w:rsidRPr="002945F1" w:rsidRDefault="00F1218C" w:rsidP="00F1218C">
      <w:pPr>
        <w:widowControl w:val="0"/>
        <w:autoSpaceDE w:val="0"/>
        <w:autoSpaceDN w:val="0"/>
        <w:adjustRightInd w:val="0"/>
        <w:spacing w:after="240" w:line="340" w:lineRule="atLeast"/>
        <w:ind w:firstLine="426"/>
        <w:jc w:val="center"/>
        <w:rPr>
          <w:rFonts w:ascii="Times New Roman" w:hAnsi="Times New Roman" w:cs="Times New Roman"/>
          <w:color w:val="000000"/>
          <w:lang w:val="id-ID"/>
        </w:rPr>
      </w:pPr>
    </w:p>
    <w:p w14:paraId="1F249469" w14:textId="77777777" w:rsidR="00F421E5" w:rsidRPr="002945F1" w:rsidRDefault="00F421E5" w:rsidP="00F1218C">
      <w:pPr>
        <w:widowControl w:val="0"/>
        <w:autoSpaceDE w:val="0"/>
        <w:autoSpaceDN w:val="0"/>
        <w:adjustRightInd w:val="0"/>
        <w:spacing w:after="240" w:line="340" w:lineRule="atLeast"/>
        <w:ind w:firstLine="426"/>
        <w:jc w:val="center"/>
        <w:rPr>
          <w:rFonts w:ascii="Times New Roman" w:hAnsi="Times New Roman" w:cs="Times New Roman"/>
          <w:color w:val="000000"/>
          <w:lang w:val="id-ID"/>
        </w:rPr>
      </w:pPr>
    </w:p>
    <w:p w14:paraId="7048DF76" w14:textId="20E9B3FF" w:rsidR="004C2748" w:rsidRPr="002945F1" w:rsidRDefault="0095454E" w:rsidP="00E0636D">
      <w:pPr>
        <w:widowControl w:val="0"/>
        <w:autoSpaceDE w:val="0"/>
        <w:autoSpaceDN w:val="0"/>
        <w:adjustRightInd w:val="0"/>
        <w:spacing w:after="240" w:line="340" w:lineRule="atLeast"/>
        <w:ind w:firstLine="426"/>
        <w:rPr>
          <w:rFonts w:ascii="Times New Roman" w:hAnsi="Times New Roman" w:cs="Times New Roman"/>
          <w:color w:val="000000"/>
          <w:lang w:val="id-ID"/>
        </w:rPr>
      </w:pPr>
      <w:r w:rsidRPr="002945F1">
        <w:rPr>
          <w:rFonts w:ascii="Times New Roman" w:hAnsi="Times New Roman" w:cs="Times New Roman"/>
          <w:color w:val="000000"/>
          <w:lang w:val="id-ID"/>
        </w:rPr>
        <w:t>(3)</w:t>
      </w:r>
    </w:p>
    <w:p w14:paraId="35C7F5DE" w14:textId="53302628" w:rsidR="008535DA" w:rsidRPr="002945F1" w:rsidRDefault="00314501" w:rsidP="008535DA">
      <w:pPr>
        <w:widowControl w:val="0"/>
        <w:autoSpaceDE w:val="0"/>
        <w:autoSpaceDN w:val="0"/>
        <w:adjustRightInd w:val="0"/>
        <w:spacing w:after="240" w:line="340" w:lineRule="atLeast"/>
        <w:ind w:firstLine="426"/>
        <w:rPr>
          <w:rFonts w:ascii="Times New Roman" w:hAnsi="Times New Roman" w:cs="Times New Roman"/>
          <w:color w:val="000000"/>
          <w:lang w:val="id-ID"/>
        </w:rPr>
      </w:pPr>
      <w:r w:rsidRPr="002945F1">
        <w:rPr>
          <w:rFonts w:ascii="Times New Roman" w:hAnsi="Times New Roman" w:cs="Times New Roman"/>
          <w:color w:val="000000"/>
          <w:lang w:val="id-ID"/>
        </w:rPr>
        <w:t>Iterasi berhenti ketika</w:t>
      </w:r>
    </w:p>
    <w:p w14:paraId="3ACCCDF7" w14:textId="78011647" w:rsidR="009A26D7" w:rsidRPr="0047064A" w:rsidRDefault="00314501" w:rsidP="0047064A">
      <w:pPr>
        <w:widowControl w:val="0"/>
        <w:autoSpaceDE w:val="0"/>
        <w:autoSpaceDN w:val="0"/>
        <w:adjustRightInd w:val="0"/>
        <w:spacing w:after="240" w:line="340" w:lineRule="atLeast"/>
        <w:ind w:firstLine="426"/>
        <w:rPr>
          <w:rFonts w:ascii="Times New Roman" w:hAnsi="Times New Roman" w:cs="Times New Roman"/>
          <w:color w:val="000000"/>
          <w:lang w:val="id-ID"/>
        </w:rPr>
      </w:pPr>
      <w:r w:rsidRPr="002945F1">
        <w:rPr>
          <w:rFonts w:ascii="Times New Roman" w:hAnsi="Times New Roman" w:cs="Times New Roman"/>
          <w:noProof/>
          <w:color w:val="000000"/>
        </w:rPr>
        <w:drawing>
          <wp:anchor distT="0" distB="0" distL="114300" distR="114300" simplePos="0" relativeHeight="251659264" behindDoc="0" locked="0" layoutInCell="1" allowOverlap="1" wp14:anchorId="7C43EAA1" wp14:editId="0A5CB331">
            <wp:simplePos x="0" y="0"/>
            <wp:positionH relativeFrom="column">
              <wp:posOffset>1485900</wp:posOffset>
            </wp:positionH>
            <wp:positionV relativeFrom="paragraph">
              <wp:posOffset>3810</wp:posOffset>
            </wp:positionV>
            <wp:extent cx="3009900" cy="520700"/>
            <wp:effectExtent l="0" t="0" r="12700" b="1270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png"/>
                    <pic:cNvPicPr/>
                  </pic:nvPicPr>
                  <pic:blipFill>
                    <a:blip r:embed="rId11">
                      <a:extLst>
                        <a:ext uri="{28A0092B-C50C-407E-A947-70E740481C1C}">
                          <a14:useLocalDpi xmlns:a14="http://schemas.microsoft.com/office/drawing/2010/main" val="0"/>
                        </a:ext>
                      </a:extLst>
                    </a:blip>
                    <a:stretch>
                      <a:fillRect/>
                    </a:stretch>
                  </pic:blipFill>
                  <pic:spPr>
                    <a:xfrm>
                      <a:off x="0" y="0"/>
                      <a:ext cx="3009900" cy="520700"/>
                    </a:xfrm>
                    <a:prstGeom prst="rect">
                      <a:avLst/>
                    </a:prstGeom>
                  </pic:spPr>
                </pic:pic>
              </a:graphicData>
            </a:graphic>
            <wp14:sizeRelH relativeFrom="page">
              <wp14:pctWidth>0</wp14:pctWidth>
            </wp14:sizeRelH>
            <wp14:sizeRelV relativeFrom="page">
              <wp14:pctHeight>0</wp14:pctHeight>
            </wp14:sizeRelV>
          </wp:anchor>
        </w:drawing>
      </w:r>
      <w:r w:rsidR="009B3CD0" w:rsidRPr="002945F1">
        <w:rPr>
          <w:rFonts w:ascii="Times New Roman" w:hAnsi="Times New Roman" w:cs="Times New Roman"/>
          <w:color w:val="000000"/>
          <w:lang w:val="id-ID"/>
        </w:rPr>
        <w:t>(4)</w:t>
      </w:r>
    </w:p>
    <w:p w14:paraId="2C5D9304" w14:textId="77777777" w:rsidR="00B15D5E" w:rsidRPr="002945F1" w:rsidRDefault="00B15D5E" w:rsidP="007B2854">
      <w:pPr>
        <w:widowControl w:val="0"/>
        <w:autoSpaceDE w:val="0"/>
        <w:autoSpaceDN w:val="0"/>
        <w:adjustRightInd w:val="0"/>
        <w:spacing w:after="240" w:line="340" w:lineRule="atLeast"/>
        <w:ind w:firstLine="426"/>
        <w:jc w:val="center"/>
        <w:rPr>
          <w:rFonts w:ascii="Times New Roman" w:hAnsi="Times New Roman" w:cs="Times New Roman"/>
          <w:b/>
          <w:color w:val="000000"/>
          <w:lang w:val="id-ID"/>
        </w:rPr>
      </w:pPr>
    </w:p>
    <w:p w14:paraId="64AC4586" w14:textId="53166129" w:rsidR="007B2854" w:rsidRPr="002945F1" w:rsidRDefault="00952199" w:rsidP="006F6A98">
      <w:pPr>
        <w:widowControl w:val="0"/>
        <w:autoSpaceDE w:val="0"/>
        <w:autoSpaceDN w:val="0"/>
        <w:adjustRightInd w:val="0"/>
        <w:spacing w:after="240" w:line="340" w:lineRule="atLeast"/>
        <w:jc w:val="center"/>
        <w:rPr>
          <w:rFonts w:ascii="Times New Roman" w:hAnsi="Times New Roman" w:cs="Times New Roman"/>
          <w:color w:val="000000"/>
          <w:lang w:val="id-ID"/>
        </w:rPr>
      </w:pPr>
      <w:r w:rsidRPr="002945F1">
        <w:rPr>
          <w:rFonts w:ascii="Times New Roman" w:hAnsi="Times New Roman" w:cs="Times New Roman"/>
          <w:b/>
          <w:bCs/>
          <w:color w:val="101010"/>
          <w:lang w:val="id-ID"/>
        </w:rPr>
        <w:lastRenderedPageBreak/>
        <w:t>Fuzzy rule based classification systems</w:t>
      </w:r>
      <w:r w:rsidR="00EF3F1C" w:rsidRPr="002945F1">
        <w:rPr>
          <w:rFonts w:ascii="Times New Roman" w:hAnsi="Times New Roman" w:cs="Times New Roman"/>
          <w:b/>
          <w:bCs/>
          <w:color w:val="101010"/>
          <w:lang w:val="id-ID"/>
        </w:rPr>
        <w:t xml:space="preserve"> (</w:t>
      </w:r>
      <w:r w:rsidR="008E1AF1" w:rsidRPr="002945F1">
        <w:rPr>
          <w:rFonts w:ascii="Times New Roman" w:hAnsi="Times New Roman" w:cs="Times New Roman"/>
          <w:b/>
          <w:bCs/>
          <w:color w:val="101010"/>
          <w:lang w:val="id-ID"/>
        </w:rPr>
        <w:t>FRCBs</w:t>
      </w:r>
      <w:r w:rsidR="00EF3F1C" w:rsidRPr="002945F1">
        <w:rPr>
          <w:rFonts w:ascii="Times New Roman" w:hAnsi="Times New Roman" w:cs="Times New Roman"/>
          <w:b/>
          <w:bCs/>
          <w:color w:val="101010"/>
          <w:lang w:val="id-ID"/>
        </w:rPr>
        <w:t>)</w:t>
      </w:r>
      <w:r w:rsidRPr="002945F1">
        <w:rPr>
          <w:rFonts w:ascii="Times New Roman" w:hAnsi="Times New Roman" w:cs="Times New Roman"/>
          <w:b/>
          <w:bCs/>
          <w:color w:val="101010"/>
          <w:lang w:val="id-ID"/>
        </w:rPr>
        <w:t xml:space="preserve"> for big data</w:t>
      </w:r>
    </w:p>
    <w:p w14:paraId="23A9FF7F" w14:textId="77777777" w:rsidR="00B90217" w:rsidRPr="002945F1" w:rsidRDefault="00B90217" w:rsidP="00B90217">
      <w:pPr>
        <w:widowControl w:val="0"/>
        <w:autoSpaceDE w:val="0"/>
        <w:autoSpaceDN w:val="0"/>
        <w:adjustRightInd w:val="0"/>
        <w:spacing w:after="240" w:line="340" w:lineRule="atLeast"/>
        <w:ind w:firstLine="426"/>
        <w:jc w:val="both"/>
        <w:rPr>
          <w:rFonts w:ascii="Times New Roman" w:hAnsi="Times New Roman" w:cs="Times New Roman"/>
          <w:color w:val="000000"/>
          <w:lang w:val="id-ID"/>
        </w:rPr>
      </w:pPr>
      <w:r w:rsidRPr="002945F1">
        <w:rPr>
          <w:rFonts w:ascii="Times New Roman" w:hAnsi="Times New Roman" w:cs="Times New Roman"/>
          <w:color w:val="000000"/>
          <w:lang w:val="id-ID"/>
        </w:rPr>
        <w:t xml:space="preserve">FRBCSs (Ishibuchi et al. 2004) merupakan perluasan ke sistem berbasis aturan klasik, karena mereka berurusan dengan "IF-THEN" aturan, tapi anteseden dan konsekuen terdiri dari pernyataan logika </w:t>
      </w:r>
      <w:r w:rsidRPr="00FA3827">
        <w:rPr>
          <w:rFonts w:ascii="Times New Roman" w:hAnsi="Times New Roman" w:cs="Times New Roman"/>
          <w:i/>
          <w:color w:val="000000"/>
          <w:lang w:val="id-ID"/>
        </w:rPr>
        <w:t>fuzzy</w:t>
      </w:r>
      <w:r w:rsidRPr="002945F1">
        <w:rPr>
          <w:rFonts w:ascii="Times New Roman" w:hAnsi="Times New Roman" w:cs="Times New Roman"/>
          <w:color w:val="000000"/>
          <w:lang w:val="id-ID"/>
        </w:rPr>
        <w:t xml:space="preserve">, bukan yang klasik. FRBCSs terdiri dari basis pengetahuan (KB), termasuk baik informasi dari </w:t>
      </w:r>
      <w:r w:rsidRPr="00A4335D">
        <w:rPr>
          <w:rFonts w:ascii="Times New Roman" w:hAnsi="Times New Roman" w:cs="Times New Roman"/>
          <w:i/>
          <w:color w:val="000000"/>
          <w:lang w:val="id-ID"/>
        </w:rPr>
        <w:t>fuzzy</w:t>
      </w:r>
      <w:r w:rsidRPr="002945F1">
        <w:rPr>
          <w:rFonts w:ascii="Times New Roman" w:hAnsi="Times New Roman" w:cs="Times New Roman"/>
          <w:color w:val="000000"/>
          <w:lang w:val="id-ID"/>
        </w:rPr>
        <w:t xml:space="preserve"> set [(yang terkandung dalam data base (DB)] dan aturan [(dalam peraturan dasar (RB)], dan sistem inferensi.</w:t>
      </w:r>
    </w:p>
    <w:p w14:paraId="050A05C5" w14:textId="4BBB6821" w:rsidR="00B90217" w:rsidRPr="002945F1" w:rsidRDefault="00B90217" w:rsidP="00781975">
      <w:pPr>
        <w:widowControl w:val="0"/>
        <w:autoSpaceDE w:val="0"/>
        <w:autoSpaceDN w:val="0"/>
        <w:adjustRightInd w:val="0"/>
        <w:spacing w:after="240" w:line="340" w:lineRule="atLeast"/>
        <w:ind w:firstLine="426"/>
        <w:rPr>
          <w:rFonts w:ascii="Times New Roman" w:hAnsi="Times New Roman" w:cs="Times New Roman"/>
          <w:color w:val="000000"/>
          <w:lang w:val="id-ID"/>
        </w:rPr>
      </w:pPr>
      <w:r w:rsidRPr="002945F1">
        <w:rPr>
          <w:rFonts w:ascii="Times New Roman" w:hAnsi="Times New Roman" w:cs="Times New Roman"/>
          <w:color w:val="000000"/>
          <w:lang w:val="id-ID"/>
        </w:rPr>
        <w:t>Dalam karya ini, DB akan diperoleh ad hoc dengan cara label kabur linguistik (fungsi keanggotaan segitiga) homogen sepanjang rentang masing-masing variabel. RB akan diekstrak menggunakan prosedur pembelajaran dari contoh masukan, membangun aturan formulir berikut:</w:t>
      </w:r>
    </w:p>
    <w:p w14:paraId="29507164" w14:textId="47B814D5" w:rsidR="00F7722F" w:rsidRPr="002945F1" w:rsidRDefault="00CB362F" w:rsidP="00CB362F">
      <w:pPr>
        <w:pStyle w:val="ListParagraph"/>
        <w:widowControl w:val="0"/>
        <w:numPr>
          <w:ilvl w:val="0"/>
          <w:numId w:val="6"/>
        </w:numPr>
        <w:autoSpaceDE w:val="0"/>
        <w:autoSpaceDN w:val="0"/>
        <w:adjustRightInd w:val="0"/>
        <w:spacing w:after="240" w:line="300" w:lineRule="atLeast"/>
        <w:rPr>
          <w:rFonts w:ascii="Times New Roman" w:eastAsia="MS Mincho" w:hAnsi="Times New Roman" w:cs="Times New Roman"/>
          <w:i/>
          <w:iCs/>
          <w:color w:val="101010"/>
          <w:lang w:val="id-ID"/>
        </w:rPr>
      </w:pPr>
      <w:r w:rsidRPr="002945F1">
        <w:rPr>
          <w:rFonts w:ascii="Times New Roman" w:hAnsi="Times New Roman" w:cs="Times New Roman"/>
          <w:color w:val="101010"/>
          <w:lang w:val="id-ID"/>
        </w:rPr>
        <w:t xml:space="preserve"> </w:t>
      </w:r>
      <w:r w:rsidRPr="002945F1">
        <w:rPr>
          <w:rFonts w:ascii="Times New Roman" w:hAnsi="Times New Roman" w:cs="Times New Roman"/>
          <w:color w:val="101010"/>
          <w:lang w:val="id-ID"/>
        </w:rPr>
        <w:tab/>
      </w:r>
      <w:r w:rsidRPr="002945F1">
        <w:rPr>
          <w:rFonts w:ascii="Times New Roman" w:hAnsi="Times New Roman" w:cs="Times New Roman"/>
          <w:color w:val="101010"/>
          <w:lang w:val="id-ID"/>
        </w:rPr>
        <w:tab/>
        <w:t xml:space="preserve"> </w:t>
      </w:r>
      <w:r w:rsidR="00F7722F" w:rsidRPr="002945F1">
        <w:rPr>
          <w:rFonts w:ascii="Times New Roman" w:hAnsi="Times New Roman" w:cs="Times New Roman"/>
          <w:color w:val="101010"/>
          <w:lang w:val="id-ID"/>
        </w:rPr>
        <w:t xml:space="preserve">R u l e </w:t>
      </w:r>
      <w:r w:rsidR="00F7722F" w:rsidRPr="002945F1">
        <w:rPr>
          <w:rFonts w:ascii="Times New Roman" w:hAnsi="Times New Roman" w:cs="Times New Roman"/>
          <w:i/>
          <w:iCs/>
          <w:color w:val="101010"/>
          <w:lang w:val="id-ID"/>
        </w:rPr>
        <w:t xml:space="preserve">R </w:t>
      </w:r>
      <w:r w:rsidR="00F7722F" w:rsidRPr="002945F1">
        <w:rPr>
          <w:rFonts w:ascii="Times New Roman" w:hAnsi="Times New Roman" w:cs="Times New Roman"/>
          <w:i/>
          <w:iCs/>
          <w:color w:val="101010"/>
          <w:position w:val="-3"/>
          <w:lang w:val="id-ID"/>
        </w:rPr>
        <w:t xml:space="preserve">j </w:t>
      </w:r>
      <w:r w:rsidR="00F7722F" w:rsidRPr="002945F1">
        <w:rPr>
          <w:rFonts w:ascii="Times New Roman" w:hAnsi="Times New Roman" w:cs="Times New Roman"/>
          <w:color w:val="101010"/>
          <w:lang w:val="id-ID"/>
        </w:rPr>
        <w:t xml:space="preserve">: I f </w:t>
      </w:r>
      <w:r w:rsidR="00F7722F" w:rsidRPr="002945F1">
        <w:rPr>
          <w:rFonts w:ascii="Times New Roman" w:hAnsi="Times New Roman" w:cs="Times New Roman"/>
          <w:i/>
          <w:iCs/>
          <w:color w:val="101010"/>
          <w:lang w:val="id-ID"/>
        </w:rPr>
        <w:t xml:space="preserve">x </w:t>
      </w:r>
      <w:r w:rsidR="00F7722F" w:rsidRPr="002945F1">
        <w:rPr>
          <w:rFonts w:ascii="Times New Roman" w:hAnsi="Times New Roman" w:cs="Times New Roman"/>
          <w:color w:val="101010"/>
          <w:position w:val="-3"/>
          <w:lang w:val="id-ID"/>
        </w:rPr>
        <w:t xml:space="preserve">1 </w:t>
      </w:r>
      <w:r w:rsidR="00F7722F" w:rsidRPr="002945F1">
        <w:rPr>
          <w:rFonts w:ascii="Times New Roman" w:hAnsi="Times New Roman" w:cs="Times New Roman"/>
          <w:color w:val="101010"/>
          <w:lang w:val="id-ID"/>
        </w:rPr>
        <w:t xml:space="preserve">i s </w:t>
      </w:r>
      <w:r w:rsidR="00F7722F" w:rsidRPr="002945F1">
        <w:rPr>
          <w:rFonts w:ascii="Times New Roman" w:hAnsi="Times New Roman" w:cs="Times New Roman"/>
          <w:i/>
          <w:iCs/>
          <w:color w:val="101010"/>
          <w:lang w:val="id-ID"/>
        </w:rPr>
        <w:t xml:space="preserve">A </w:t>
      </w:r>
      <w:r w:rsidR="00F7722F" w:rsidRPr="002945F1">
        <w:rPr>
          <w:rFonts w:ascii="Times New Roman" w:hAnsi="Times New Roman" w:cs="Times New Roman"/>
          <w:color w:val="101010"/>
          <w:position w:val="10"/>
          <w:lang w:val="id-ID"/>
        </w:rPr>
        <w:t>1</w:t>
      </w:r>
      <w:r w:rsidR="00F7722F" w:rsidRPr="002945F1">
        <w:rPr>
          <w:rFonts w:ascii="Times New Roman" w:hAnsi="Times New Roman" w:cs="Times New Roman"/>
          <w:i/>
          <w:iCs/>
          <w:color w:val="101010"/>
          <w:position w:val="-8"/>
          <w:lang w:val="id-ID"/>
        </w:rPr>
        <w:t xml:space="preserve">j </w:t>
      </w:r>
      <w:r w:rsidR="00F7722F" w:rsidRPr="002945F1">
        <w:rPr>
          <w:rFonts w:ascii="Times New Roman" w:hAnsi="Times New Roman" w:cs="Times New Roman"/>
          <w:color w:val="101010"/>
          <w:lang w:val="id-ID"/>
        </w:rPr>
        <w:t xml:space="preserve">a n d . . . a n d </w:t>
      </w:r>
      <w:r w:rsidR="00F7722F" w:rsidRPr="002945F1">
        <w:rPr>
          <w:rFonts w:ascii="Times New Roman" w:hAnsi="Times New Roman" w:cs="Times New Roman"/>
          <w:i/>
          <w:iCs/>
          <w:color w:val="101010"/>
          <w:lang w:val="id-ID"/>
        </w:rPr>
        <w:t xml:space="preserve">x </w:t>
      </w:r>
      <w:r w:rsidR="00F7722F" w:rsidRPr="002945F1">
        <w:rPr>
          <w:rFonts w:ascii="Times New Roman" w:hAnsi="Times New Roman" w:cs="Times New Roman"/>
          <w:i/>
          <w:iCs/>
          <w:color w:val="101010"/>
          <w:position w:val="-3"/>
          <w:lang w:val="id-ID"/>
        </w:rPr>
        <w:t xml:space="preserve">n </w:t>
      </w:r>
      <w:r w:rsidR="00F7722F" w:rsidRPr="002945F1">
        <w:rPr>
          <w:rFonts w:ascii="Times New Roman" w:hAnsi="Times New Roman" w:cs="Times New Roman"/>
          <w:color w:val="101010"/>
          <w:lang w:val="id-ID"/>
        </w:rPr>
        <w:t xml:space="preserve">i s </w:t>
      </w:r>
      <w:r w:rsidR="00F7722F" w:rsidRPr="002945F1">
        <w:rPr>
          <w:rFonts w:ascii="Times New Roman" w:hAnsi="Times New Roman" w:cs="Times New Roman"/>
          <w:i/>
          <w:iCs/>
          <w:color w:val="101010"/>
          <w:lang w:val="id-ID"/>
        </w:rPr>
        <w:t xml:space="preserve">A </w:t>
      </w:r>
      <w:r w:rsidR="00F7722F" w:rsidRPr="002945F1">
        <w:rPr>
          <w:rFonts w:ascii="Times New Roman" w:hAnsi="Times New Roman" w:cs="Times New Roman"/>
          <w:i/>
          <w:iCs/>
          <w:color w:val="101010"/>
          <w:position w:val="10"/>
          <w:lang w:val="id-ID"/>
        </w:rPr>
        <w:t>n</w:t>
      </w:r>
      <w:r w:rsidR="00F7722F" w:rsidRPr="002945F1">
        <w:rPr>
          <w:rFonts w:ascii="Times New Roman" w:hAnsi="Times New Roman" w:cs="Times New Roman"/>
          <w:i/>
          <w:iCs/>
          <w:color w:val="101010"/>
          <w:position w:val="-8"/>
          <w:lang w:val="id-ID"/>
        </w:rPr>
        <w:t>j</w:t>
      </w:r>
      <w:r w:rsidR="00F7722F" w:rsidRPr="002945F1">
        <w:rPr>
          <w:rFonts w:ascii="MS Mincho" w:eastAsia="MS Mincho" w:hAnsi="MS Mincho" w:cs="MS Mincho"/>
          <w:i/>
          <w:iCs/>
          <w:color w:val="101010"/>
          <w:lang w:val="id-ID"/>
        </w:rPr>
        <w:t> </w:t>
      </w:r>
    </w:p>
    <w:p w14:paraId="1A3DD6DB" w14:textId="4E932CF2" w:rsidR="00F7722F" w:rsidRPr="002945F1" w:rsidRDefault="00FA7B2C" w:rsidP="00F7722F">
      <w:pPr>
        <w:widowControl w:val="0"/>
        <w:autoSpaceDE w:val="0"/>
        <w:autoSpaceDN w:val="0"/>
        <w:adjustRightInd w:val="0"/>
        <w:spacing w:after="240" w:line="300" w:lineRule="atLeast"/>
        <w:jc w:val="center"/>
        <w:rPr>
          <w:rFonts w:ascii="Times New Roman" w:hAnsi="Times New Roman" w:cs="Times New Roman"/>
          <w:color w:val="000000"/>
          <w:lang w:val="id-ID"/>
        </w:rPr>
      </w:pPr>
      <w:r w:rsidRPr="002945F1">
        <w:rPr>
          <w:rFonts w:ascii="Times New Roman" w:hAnsi="Times New Roman" w:cs="Times New Roman"/>
          <w:color w:val="101010"/>
          <w:lang w:val="id-ID"/>
        </w:rPr>
        <w:t>lalu</w:t>
      </w:r>
      <w:r w:rsidR="00F7722F" w:rsidRPr="002945F1">
        <w:rPr>
          <w:rFonts w:ascii="Times New Roman" w:hAnsi="Times New Roman" w:cs="Times New Roman"/>
          <w:color w:val="101010"/>
          <w:lang w:val="id-ID"/>
        </w:rPr>
        <w:t xml:space="preserve"> Class = </w:t>
      </w:r>
      <w:r w:rsidR="00F7722F" w:rsidRPr="002945F1">
        <w:rPr>
          <w:rFonts w:ascii="Times New Roman" w:hAnsi="Times New Roman" w:cs="Times New Roman"/>
          <w:i/>
          <w:iCs/>
          <w:color w:val="101010"/>
          <w:lang w:val="id-ID"/>
        </w:rPr>
        <w:t>C</w:t>
      </w:r>
      <w:r w:rsidR="00F7722F" w:rsidRPr="002945F1">
        <w:rPr>
          <w:rFonts w:ascii="Times New Roman" w:hAnsi="Times New Roman" w:cs="Times New Roman"/>
          <w:i/>
          <w:iCs/>
          <w:color w:val="101010"/>
          <w:position w:val="-3"/>
          <w:lang w:val="id-ID"/>
        </w:rPr>
        <w:t xml:space="preserve">j </w:t>
      </w:r>
      <w:r w:rsidR="00F7722F" w:rsidRPr="002945F1">
        <w:rPr>
          <w:rFonts w:ascii="Times New Roman" w:hAnsi="Times New Roman" w:cs="Times New Roman"/>
          <w:color w:val="101010"/>
          <w:lang w:val="id-ID"/>
        </w:rPr>
        <w:t xml:space="preserve">with </w:t>
      </w:r>
      <w:r w:rsidR="00F7722F" w:rsidRPr="002945F1">
        <w:rPr>
          <w:rFonts w:ascii="Times New Roman" w:hAnsi="Times New Roman" w:cs="Times New Roman"/>
          <w:i/>
          <w:iCs/>
          <w:color w:val="101010"/>
          <w:lang w:val="id-ID"/>
        </w:rPr>
        <w:t>RW</w:t>
      </w:r>
      <w:r w:rsidR="00F7722F" w:rsidRPr="002945F1">
        <w:rPr>
          <w:rFonts w:ascii="Times New Roman" w:hAnsi="Times New Roman" w:cs="Times New Roman"/>
          <w:i/>
          <w:iCs/>
          <w:color w:val="101010"/>
          <w:position w:val="-3"/>
          <w:lang w:val="id-ID"/>
        </w:rPr>
        <w:t>j</w:t>
      </w:r>
    </w:p>
    <w:p w14:paraId="3567D0DF" w14:textId="0C21937A" w:rsidR="00F7722F" w:rsidRPr="002945F1" w:rsidRDefault="00C86159" w:rsidP="00C86159">
      <w:pPr>
        <w:widowControl w:val="0"/>
        <w:autoSpaceDE w:val="0"/>
        <w:autoSpaceDN w:val="0"/>
        <w:adjustRightInd w:val="0"/>
        <w:spacing w:after="240" w:line="340" w:lineRule="atLeast"/>
        <w:jc w:val="both"/>
        <w:rPr>
          <w:rFonts w:ascii="Times New Roman" w:hAnsi="Times New Roman" w:cs="Times New Roman"/>
          <w:color w:val="000000"/>
          <w:lang w:val="id-ID"/>
        </w:rPr>
      </w:pPr>
      <w:r w:rsidRPr="002945F1">
        <w:rPr>
          <w:rFonts w:ascii="Times New Roman" w:hAnsi="Times New Roman" w:cs="Times New Roman"/>
          <w:color w:val="000000"/>
          <w:lang w:val="id-ID"/>
        </w:rPr>
        <w:t xml:space="preserve">di mana Rj adalah label dari aturan-j, x = (x1, ..., xn) adalah vektor pola n-dimensi, Ai adalah himpunan </w:t>
      </w:r>
      <w:r w:rsidRPr="00E40040">
        <w:rPr>
          <w:rFonts w:ascii="Times New Roman" w:hAnsi="Times New Roman" w:cs="Times New Roman"/>
          <w:i/>
          <w:color w:val="000000"/>
          <w:lang w:val="id-ID"/>
        </w:rPr>
        <w:t>fuzzy</w:t>
      </w:r>
      <w:r w:rsidRPr="002945F1">
        <w:rPr>
          <w:rFonts w:ascii="Times New Roman" w:hAnsi="Times New Roman" w:cs="Times New Roman"/>
          <w:color w:val="000000"/>
          <w:lang w:val="id-ID"/>
        </w:rPr>
        <w:t xml:space="preserve"> yg, C j adalah label kelas, dan RW j adalah berat aturan (Ishibuchi dan Nakashima</w:t>
      </w:r>
      <w:r w:rsidR="00306226" w:rsidRPr="002945F1">
        <w:rPr>
          <w:rFonts w:ascii="Times New Roman" w:hAnsi="Times New Roman" w:cs="Times New Roman"/>
          <w:color w:val="000000"/>
          <w:lang w:val="id-ID"/>
        </w:rPr>
        <w:t xml:space="preserve">, </w:t>
      </w:r>
      <w:r w:rsidRPr="002945F1">
        <w:rPr>
          <w:rFonts w:ascii="Times New Roman" w:hAnsi="Times New Roman" w:cs="Times New Roman"/>
          <w:color w:val="000000"/>
          <w:lang w:val="id-ID"/>
        </w:rPr>
        <w:t xml:space="preserve"> 2001). Secara khusus, kita akan memanfaatkan metode heuristik yang dikenal sebagai Kepastian Factor Penalized (Ishibuchi dan Yamamoto 2005):</w:t>
      </w:r>
    </w:p>
    <w:p w14:paraId="03824210" w14:textId="72F71438" w:rsidR="0067068A" w:rsidRPr="002945F1" w:rsidRDefault="00A52C77" w:rsidP="007B2854">
      <w:pPr>
        <w:widowControl w:val="0"/>
        <w:autoSpaceDE w:val="0"/>
        <w:autoSpaceDN w:val="0"/>
        <w:adjustRightInd w:val="0"/>
        <w:spacing w:after="240" w:line="340" w:lineRule="atLeast"/>
        <w:ind w:firstLine="426"/>
        <w:jc w:val="center"/>
        <w:rPr>
          <w:rFonts w:ascii="Times New Roman" w:hAnsi="Times New Roman" w:cs="Times New Roman"/>
          <w:b/>
          <w:color w:val="000000"/>
          <w:lang w:val="id-ID"/>
        </w:rPr>
      </w:pPr>
      <w:r w:rsidRPr="002945F1">
        <w:rPr>
          <w:rFonts w:ascii="Times New Roman" w:hAnsi="Times New Roman" w:cs="Times New Roman"/>
          <w:b/>
          <w:noProof/>
          <w:color w:val="000000"/>
        </w:rPr>
        <w:drawing>
          <wp:anchor distT="0" distB="0" distL="114300" distR="114300" simplePos="0" relativeHeight="251658240" behindDoc="0" locked="0" layoutInCell="1" allowOverlap="1" wp14:anchorId="49BB3280" wp14:editId="21532310">
            <wp:simplePos x="0" y="0"/>
            <wp:positionH relativeFrom="column">
              <wp:posOffset>444500</wp:posOffset>
            </wp:positionH>
            <wp:positionV relativeFrom="paragraph">
              <wp:posOffset>0</wp:posOffset>
            </wp:positionV>
            <wp:extent cx="5117465" cy="93980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uzzyclass.png"/>
                    <pic:cNvPicPr/>
                  </pic:nvPicPr>
                  <pic:blipFill>
                    <a:blip r:embed="rId12">
                      <a:extLst>
                        <a:ext uri="{28A0092B-C50C-407E-A947-70E740481C1C}">
                          <a14:useLocalDpi xmlns:a14="http://schemas.microsoft.com/office/drawing/2010/main" val="0"/>
                        </a:ext>
                      </a:extLst>
                    </a:blip>
                    <a:stretch>
                      <a:fillRect/>
                    </a:stretch>
                  </pic:blipFill>
                  <pic:spPr>
                    <a:xfrm>
                      <a:off x="0" y="0"/>
                      <a:ext cx="5117465" cy="939800"/>
                    </a:xfrm>
                    <a:prstGeom prst="rect">
                      <a:avLst/>
                    </a:prstGeom>
                  </pic:spPr>
                </pic:pic>
              </a:graphicData>
            </a:graphic>
            <wp14:sizeRelH relativeFrom="page">
              <wp14:pctWidth>0</wp14:pctWidth>
            </wp14:sizeRelH>
            <wp14:sizeRelV relativeFrom="page">
              <wp14:pctHeight>0</wp14:pctHeight>
            </wp14:sizeRelV>
          </wp:anchor>
        </w:drawing>
      </w:r>
    </w:p>
    <w:p w14:paraId="620EB7F9" w14:textId="49128838" w:rsidR="00781975" w:rsidRPr="002945F1" w:rsidRDefault="00781975" w:rsidP="00EF7F06">
      <w:pPr>
        <w:pStyle w:val="ListParagraph"/>
        <w:widowControl w:val="0"/>
        <w:numPr>
          <w:ilvl w:val="0"/>
          <w:numId w:val="6"/>
        </w:numPr>
        <w:tabs>
          <w:tab w:val="center" w:pos="4723"/>
          <w:tab w:val="left" w:pos="6500"/>
        </w:tabs>
        <w:autoSpaceDE w:val="0"/>
        <w:autoSpaceDN w:val="0"/>
        <w:adjustRightInd w:val="0"/>
        <w:spacing w:after="240" w:line="340" w:lineRule="atLeast"/>
        <w:rPr>
          <w:rFonts w:ascii="Times New Roman" w:hAnsi="Times New Roman" w:cs="Times New Roman"/>
          <w:color w:val="000000"/>
          <w:lang w:val="id-ID"/>
        </w:rPr>
      </w:pPr>
    </w:p>
    <w:p w14:paraId="26258D2B" w14:textId="21E083F8" w:rsidR="00F24060" w:rsidRPr="002945F1" w:rsidRDefault="00781975" w:rsidP="00781975">
      <w:pPr>
        <w:widowControl w:val="0"/>
        <w:tabs>
          <w:tab w:val="center" w:pos="4723"/>
          <w:tab w:val="left" w:pos="6500"/>
        </w:tabs>
        <w:autoSpaceDE w:val="0"/>
        <w:autoSpaceDN w:val="0"/>
        <w:adjustRightInd w:val="0"/>
        <w:spacing w:after="240" w:line="340" w:lineRule="atLeast"/>
        <w:ind w:firstLine="426"/>
        <w:rPr>
          <w:rFonts w:ascii="Times New Roman" w:hAnsi="Times New Roman" w:cs="Times New Roman"/>
          <w:b/>
          <w:color w:val="000000"/>
          <w:lang w:val="id-ID"/>
        </w:rPr>
      </w:pPr>
      <w:r w:rsidRPr="002945F1">
        <w:rPr>
          <w:rFonts w:ascii="Times New Roman" w:hAnsi="Times New Roman" w:cs="Times New Roman"/>
          <w:b/>
          <w:color w:val="000000"/>
          <w:lang w:val="id-ID"/>
        </w:rPr>
        <w:tab/>
      </w:r>
      <w:r w:rsidR="0067068A" w:rsidRPr="002945F1">
        <w:rPr>
          <w:rFonts w:ascii="Times New Roman" w:hAnsi="Times New Roman" w:cs="Times New Roman"/>
          <w:b/>
          <w:color w:val="000000"/>
          <w:lang w:val="id-ID"/>
        </w:rPr>
        <w:t>Tinjauan Pustaka</w:t>
      </w:r>
      <w:r w:rsidRPr="002945F1">
        <w:rPr>
          <w:rFonts w:ascii="Times New Roman" w:hAnsi="Times New Roman" w:cs="Times New Roman"/>
          <w:b/>
          <w:color w:val="000000"/>
          <w:lang w:val="id-ID"/>
        </w:rPr>
        <w:tab/>
      </w:r>
    </w:p>
    <w:p w14:paraId="2C139B36" w14:textId="77777777" w:rsidR="00DE3759" w:rsidRPr="002945F1" w:rsidRDefault="00DE3759" w:rsidP="00DE3759">
      <w:pPr>
        <w:widowControl w:val="0"/>
        <w:tabs>
          <w:tab w:val="center" w:pos="4723"/>
          <w:tab w:val="left" w:pos="6500"/>
        </w:tabs>
        <w:autoSpaceDE w:val="0"/>
        <w:autoSpaceDN w:val="0"/>
        <w:adjustRightInd w:val="0"/>
        <w:spacing w:after="240" w:line="340" w:lineRule="atLeast"/>
        <w:jc w:val="both"/>
        <w:rPr>
          <w:rFonts w:ascii="Times New Roman" w:hAnsi="Times New Roman" w:cs="Times New Roman"/>
          <w:color w:val="000000"/>
          <w:lang w:val="id-ID"/>
        </w:rPr>
      </w:pPr>
      <w:r w:rsidRPr="002945F1">
        <w:rPr>
          <w:rFonts w:ascii="Times New Roman" w:hAnsi="Times New Roman" w:cs="Times New Roman"/>
          <w:color w:val="000000"/>
          <w:lang w:val="id-ID"/>
        </w:rPr>
        <w:t>dimana μAj (xp) adalah derajat keanggotaan xp, yaitu misalnya p-th dari pelatihan diatur dengan anteseden dari aturan dan C j adalah kelas ditentukan oleh aturan j.</w:t>
      </w:r>
    </w:p>
    <w:p w14:paraId="506A264F" w14:textId="77777777" w:rsidR="00436A88" w:rsidRDefault="00DE3759" w:rsidP="00436A88">
      <w:pPr>
        <w:widowControl w:val="0"/>
        <w:tabs>
          <w:tab w:val="center" w:pos="4723"/>
          <w:tab w:val="left" w:pos="6500"/>
        </w:tabs>
        <w:autoSpaceDE w:val="0"/>
        <w:autoSpaceDN w:val="0"/>
        <w:adjustRightInd w:val="0"/>
        <w:spacing w:after="240" w:line="340" w:lineRule="atLeast"/>
        <w:jc w:val="both"/>
        <w:rPr>
          <w:rFonts w:ascii="Times New Roman" w:hAnsi="Times New Roman" w:cs="Times New Roman"/>
          <w:color w:val="000000"/>
          <w:lang w:val="id-ID"/>
        </w:rPr>
      </w:pPr>
      <w:r w:rsidRPr="002945F1">
        <w:rPr>
          <w:rFonts w:ascii="Times New Roman" w:hAnsi="Times New Roman" w:cs="Times New Roman"/>
          <w:color w:val="000000"/>
          <w:lang w:val="id-ID"/>
        </w:rPr>
        <w:t xml:space="preserve">Akhirnya, mengenai sistem inferensi kita akan menerapkan metode </w:t>
      </w:r>
      <w:r w:rsidRPr="005D2514">
        <w:rPr>
          <w:rFonts w:ascii="Times New Roman" w:hAnsi="Times New Roman" w:cs="Times New Roman"/>
          <w:i/>
          <w:color w:val="000000"/>
          <w:lang w:val="id-ID"/>
        </w:rPr>
        <w:t>fuzzy</w:t>
      </w:r>
      <w:r w:rsidRPr="002945F1">
        <w:rPr>
          <w:rFonts w:ascii="Times New Roman" w:hAnsi="Times New Roman" w:cs="Times New Roman"/>
          <w:color w:val="000000"/>
          <w:lang w:val="id-ID"/>
        </w:rPr>
        <w:t xml:space="preserve"> penalaran dari aturan wining</w:t>
      </w:r>
      <w:r w:rsidR="00E37B96" w:rsidRPr="002945F1">
        <w:rPr>
          <w:rFonts w:ascii="Times New Roman" w:hAnsi="Times New Roman" w:cs="Times New Roman"/>
          <w:color w:val="000000"/>
          <w:lang w:val="id-ID"/>
        </w:rPr>
        <w:t xml:space="preserve"> tunggal (Cordón et al. 1999). M</w:t>
      </w:r>
      <w:r w:rsidRPr="002945F1">
        <w:rPr>
          <w:rFonts w:ascii="Times New Roman" w:hAnsi="Times New Roman" w:cs="Times New Roman"/>
          <w:color w:val="000000"/>
          <w:lang w:val="id-ID"/>
        </w:rPr>
        <w:t xml:space="preserve">etodologi ini memprediksi sebagai kelas </w:t>
      </w:r>
      <w:r w:rsidRPr="001E3970">
        <w:rPr>
          <w:rFonts w:ascii="Times New Roman" w:hAnsi="Times New Roman" w:cs="Times New Roman"/>
          <w:i/>
          <w:color w:val="000000"/>
          <w:lang w:val="id-ID"/>
        </w:rPr>
        <w:t>output</w:t>
      </w:r>
      <w:r w:rsidRPr="002945F1">
        <w:rPr>
          <w:rFonts w:ascii="Times New Roman" w:hAnsi="Times New Roman" w:cs="Times New Roman"/>
          <w:color w:val="000000"/>
          <w:lang w:val="id-ID"/>
        </w:rPr>
        <w:t xml:space="preserve"> yang dari aturan yang memiliki nilai yang cocok tertinggi secara keseluruhan dengan contoh.</w:t>
      </w:r>
    </w:p>
    <w:p w14:paraId="163FD81E" w14:textId="77777777" w:rsidR="007C60CB" w:rsidRDefault="007C60CB" w:rsidP="00436A88">
      <w:pPr>
        <w:widowControl w:val="0"/>
        <w:tabs>
          <w:tab w:val="center" w:pos="4723"/>
          <w:tab w:val="left" w:pos="6500"/>
        </w:tabs>
        <w:autoSpaceDE w:val="0"/>
        <w:autoSpaceDN w:val="0"/>
        <w:adjustRightInd w:val="0"/>
        <w:spacing w:after="240" w:line="340" w:lineRule="atLeast"/>
        <w:jc w:val="both"/>
        <w:rPr>
          <w:rFonts w:ascii="Times New Roman" w:hAnsi="Times New Roman" w:cs="Times New Roman"/>
          <w:color w:val="000000"/>
          <w:lang w:val="id-ID"/>
        </w:rPr>
      </w:pPr>
    </w:p>
    <w:p w14:paraId="1D2E528E" w14:textId="77777777" w:rsidR="00B26AE6" w:rsidRDefault="00B26AE6" w:rsidP="00436A88">
      <w:pPr>
        <w:widowControl w:val="0"/>
        <w:tabs>
          <w:tab w:val="center" w:pos="4723"/>
          <w:tab w:val="left" w:pos="6500"/>
        </w:tabs>
        <w:autoSpaceDE w:val="0"/>
        <w:autoSpaceDN w:val="0"/>
        <w:adjustRightInd w:val="0"/>
        <w:spacing w:after="240" w:line="340" w:lineRule="atLeast"/>
        <w:jc w:val="both"/>
        <w:rPr>
          <w:rFonts w:ascii="Times New Roman" w:hAnsi="Times New Roman" w:cs="Times New Roman"/>
          <w:color w:val="000000"/>
          <w:lang w:val="id-ID"/>
        </w:rPr>
      </w:pPr>
    </w:p>
    <w:p w14:paraId="1521D061" w14:textId="77777777" w:rsidR="00B26AE6" w:rsidRDefault="00B26AE6" w:rsidP="00436A88">
      <w:pPr>
        <w:widowControl w:val="0"/>
        <w:tabs>
          <w:tab w:val="center" w:pos="4723"/>
          <w:tab w:val="left" w:pos="6500"/>
        </w:tabs>
        <w:autoSpaceDE w:val="0"/>
        <w:autoSpaceDN w:val="0"/>
        <w:adjustRightInd w:val="0"/>
        <w:spacing w:after="240" w:line="340" w:lineRule="atLeast"/>
        <w:jc w:val="both"/>
        <w:rPr>
          <w:rFonts w:ascii="Times New Roman" w:hAnsi="Times New Roman" w:cs="Times New Roman"/>
          <w:color w:val="000000"/>
          <w:lang w:val="id-ID"/>
        </w:rPr>
      </w:pPr>
    </w:p>
    <w:p w14:paraId="4D43D4F5" w14:textId="77777777" w:rsidR="00B26AE6" w:rsidRDefault="00B26AE6" w:rsidP="00436A88">
      <w:pPr>
        <w:widowControl w:val="0"/>
        <w:tabs>
          <w:tab w:val="center" w:pos="4723"/>
          <w:tab w:val="left" w:pos="6500"/>
        </w:tabs>
        <w:autoSpaceDE w:val="0"/>
        <w:autoSpaceDN w:val="0"/>
        <w:adjustRightInd w:val="0"/>
        <w:spacing w:after="240" w:line="340" w:lineRule="atLeast"/>
        <w:jc w:val="both"/>
        <w:rPr>
          <w:rFonts w:ascii="Times New Roman" w:hAnsi="Times New Roman" w:cs="Times New Roman"/>
          <w:color w:val="000000"/>
          <w:lang w:val="id-ID"/>
        </w:rPr>
      </w:pPr>
    </w:p>
    <w:p w14:paraId="3FFDE388" w14:textId="77777777" w:rsidR="00B26AE6" w:rsidRDefault="00B26AE6" w:rsidP="00436A88">
      <w:pPr>
        <w:widowControl w:val="0"/>
        <w:tabs>
          <w:tab w:val="center" w:pos="4723"/>
          <w:tab w:val="left" w:pos="6500"/>
        </w:tabs>
        <w:autoSpaceDE w:val="0"/>
        <w:autoSpaceDN w:val="0"/>
        <w:adjustRightInd w:val="0"/>
        <w:spacing w:after="240" w:line="340" w:lineRule="atLeast"/>
        <w:jc w:val="both"/>
        <w:rPr>
          <w:rFonts w:ascii="Times New Roman" w:hAnsi="Times New Roman" w:cs="Times New Roman"/>
          <w:color w:val="000000"/>
          <w:lang w:val="id-ID"/>
        </w:rPr>
      </w:pPr>
    </w:p>
    <w:p w14:paraId="15531E4C" w14:textId="0EC2CC97" w:rsidR="00644CE8" w:rsidRPr="00436A88" w:rsidRDefault="0045708F" w:rsidP="00436A88">
      <w:pPr>
        <w:widowControl w:val="0"/>
        <w:tabs>
          <w:tab w:val="center" w:pos="4723"/>
          <w:tab w:val="left" w:pos="6500"/>
        </w:tabs>
        <w:autoSpaceDE w:val="0"/>
        <w:autoSpaceDN w:val="0"/>
        <w:adjustRightInd w:val="0"/>
        <w:spacing w:after="240" w:line="340" w:lineRule="atLeast"/>
        <w:jc w:val="center"/>
        <w:rPr>
          <w:rFonts w:ascii="Times New Roman" w:hAnsi="Times New Roman" w:cs="Times New Roman"/>
          <w:color w:val="000000"/>
          <w:lang w:val="id-ID"/>
        </w:rPr>
      </w:pPr>
      <w:r>
        <w:rPr>
          <w:rFonts w:ascii="Times New Roman" w:hAnsi="Times New Roman" w:cs="Times New Roman"/>
          <w:b/>
          <w:color w:val="000000"/>
          <w:lang w:val="id-ID"/>
        </w:rPr>
        <w:lastRenderedPageBreak/>
        <w:t>Alat dan Data</w:t>
      </w:r>
    </w:p>
    <w:p w14:paraId="772CEFEF" w14:textId="641A5472" w:rsidR="004B0D84" w:rsidRDefault="00B43FB3" w:rsidP="00610E81">
      <w:pPr>
        <w:widowControl w:val="0"/>
        <w:tabs>
          <w:tab w:val="left" w:pos="567"/>
        </w:tabs>
        <w:autoSpaceDE w:val="0"/>
        <w:autoSpaceDN w:val="0"/>
        <w:adjustRightInd w:val="0"/>
        <w:spacing w:after="240" w:line="340" w:lineRule="atLeast"/>
        <w:jc w:val="both"/>
        <w:rPr>
          <w:rFonts w:ascii="Times New Roman" w:hAnsi="Times New Roman" w:cs="Times New Roman"/>
          <w:color w:val="000000"/>
          <w:lang w:val="id-ID"/>
        </w:rPr>
      </w:pPr>
      <w:r>
        <w:rPr>
          <w:rFonts w:ascii="Times New Roman" w:hAnsi="Times New Roman" w:cs="Times New Roman"/>
          <w:color w:val="000000"/>
          <w:lang w:val="id-ID"/>
        </w:rPr>
        <w:tab/>
      </w:r>
      <w:r w:rsidR="00201E1F" w:rsidRPr="00785717">
        <w:rPr>
          <w:rFonts w:ascii="Times New Roman" w:hAnsi="Times New Roman" w:cs="Times New Roman"/>
          <w:color w:val="000000"/>
          <w:lang w:val="id-ID"/>
        </w:rPr>
        <w:t xml:space="preserve">Pada penelitian ini menggunakan alat berupa perangkat lunak yang terdiri atas </w:t>
      </w:r>
      <w:r w:rsidR="00F97702">
        <w:rPr>
          <w:rFonts w:ascii="Times New Roman" w:hAnsi="Times New Roman" w:cs="Times New Roman"/>
          <w:i/>
          <w:color w:val="000000"/>
          <w:lang w:val="id-ID"/>
        </w:rPr>
        <w:t>i</w:t>
      </w:r>
      <w:r w:rsidR="00201E1F" w:rsidRPr="008744CE">
        <w:rPr>
          <w:rFonts w:ascii="Times New Roman" w:hAnsi="Times New Roman" w:cs="Times New Roman"/>
          <w:i/>
          <w:color w:val="000000"/>
          <w:lang w:val="id-ID"/>
        </w:rPr>
        <w:t>nt</w:t>
      </w:r>
      <w:r w:rsidR="004A7B1E" w:rsidRPr="008744CE">
        <w:rPr>
          <w:rFonts w:ascii="Times New Roman" w:hAnsi="Times New Roman" w:cs="Times New Roman"/>
          <w:i/>
          <w:color w:val="000000"/>
          <w:lang w:val="id-ID"/>
        </w:rPr>
        <w:t>e</w:t>
      </w:r>
      <w:r w:rsidR="00201E1F" w:rsidRPr="008744CE">
        <w:rPr>
          <w:rFonts w:ascii="Times New Roman" w:hAnsi="Times New Roman" w:cs="Times New Roman"/>
          <w:i/>
          <w:color w:val="000000"/>
          <w:lang w:val="id-ID"/>
        </w:rPr>
        <w:t>g</w:t>
      </w:r>
      <w:r w:rsidR="004A7B1E" w:rsidRPr="008744CE">
        <w:rPr>
          <w:rFonts w:ascii="Times New Roman" w:hAnsi="Times New Roman" w:cs="Times New Roman"/>
          <w:i/>
          <w:color w:val="000000"/>
          <w:lang w:val="id-ID"/>
        </w:rPr>
        <w:t>r</w:t>
      </w:r>
      <w:r w:rsidR="00201E1F" w:rsidRPr="008744CE">
        <w:rPr>
          <w:rFonts w:ascii="Times New Roman" w:hAnsi="Times New Roman" w:cs="Times New Roman"/>
          <w:i/>
          <w:color w:val="000000"/>
          <w:lang w:val="id-ID"/>
        </w:rPr>
        <w:t>ated</w:t>
      </w:r>
      <w:r w:rsidR="00E43EB0">
        <w:rPr>
          <w:rFonts w:ascii="Times New Roman" w:hAnsi="Times New Roman" w:cs="Times New Roman"/>
          <w:i/>
          <w:color w:val="000000"/>
          <w:lang w:val="id-ID"/>
        </w:rPr>
        <w:t xml:space="preserve"> d</w:t>
      </w:r>
      <w:r w:rsidR="0012348D" w:rsidRPr="008744CE">
        <w:rPr>
          <w:rFonts w:ascii="Times New Roman" w:hAnsi="Times New Roman" w:cs="Times New Roman"/>
          <w:i/>
          <w:color w:val="000000"/>
          <w:lang w:val="id-ID"/>
        </w:rPr>
        <w:t>evelop</w:t>
      </w:r>
      <w:r w:rsidR="00201E1F" w:rsidRPr="008744CE">
        <w:rPr>
          <w:rFonts w:ascii="Times New Roman" w:hAnsi="Times New Roman" w:cs="Times New Roman"/>
          <w:i/>
          <w:color w:val="000000"/>
          <w:lang w:val="id-ID"/>
        </w:rPr>
        <w:t>e</w:t>
      </w:r>
      <w:r w:rsidR="00E43EB0">
        <w:rPr>
          <w:rFonts w:ascii="Times New Roman" w:hAnsi="Times New Roman" w:cs="Times New Roman"/>
          <w:i/>
          <w:color w:val="000000"/>
          <w:lang w:val="id-ID"/>
        </w:rPr>
        <w:t>nt e</w:t>
      </w:r>
      <w:r w:rsidR="0012348D" w:rsidRPr="008744CE">
        <w:rPr>
          <w:rFonts w:ascii="Times New Roman" w:hAnsi="Times New Roman" w:cs="Times New Roman"/>
          <w:i/>
          <w:color w:val="000000"/>
          <w:lang w:val="id-ID"/>
        </w:rPr>
        <w:t>nvironment</w:t>
      </w:r>
      <w:r w:rsidR="0012348D" w:rsidRPr="00785717">
        <w:rPr>
          <w:rFonts w:ascii="Times New Roman" w:hAnsi="Times New Roman" w:cs="Times New Roman"/>
          <w:color w:val="000000"/>
          <w:lang w:val="id-ID"/>
        </w:rPr>
        <w:t xml:space="preserve"> (IDE), </w:t>
      </w:r>
      <w:r w:rsidR="000C680A">
        <w:rPr>
          <w:rFonts w:ascii="Times New Roman" w:hAnsi="Times New Roman" w:cs="Times New Roman"/>
          <w:i/>
          <w:color w:val="000000"/>
          <w:lang w:val="id-ID"/>
        </w:rPr>
        <w:t>d</w:t>
      </w:r>
      <w:r w:rsidR="00E7030B" w:rsidRPr="00A72558">
        <w:rPr>
          <w:rFonts w:ascii="Times New Roman" w:hAnsi="Times New Roman" w:cs="Times New Roman"/>
          <w:i/>
          <w:color w:val="000000"/>
          <w:lang w:val="id-ID"/>
        </w:rPr>
        <w:t xml:space="preserve">atabase </w:t>
      </w:r>
      <w:r w:rsidR="00DF583F">
        <w:rPr>
          <w:rFonts w:ascii="Times New Roman" w:hAnsi="Times New Roman" w:cs="Times New Roman"/>
          <w:i/>
          <w:color w:val="000000"/>
          <w:lang w:val="id-ID"/>
        </w:rPr>
        <w:t>m</w:t>
      </w:r>
      <w:r w:rsidR="005F780A">
        <w:rPr>
          <w:rFonts w:ascii="Times New Roman" w:hAnsi="Times New Roman" w:cs="Times New Roman"/>
          <w:i/>
          <w:color w:val="000000"/>
          <w:lang w:val="id-ID"/>
        </w:rPr>
        <w:t>anagement s</w:t>
      </w:r>
      <w:r w:rsidR="00E7030B" w:rsidRPr="00A72558">
        <w:rPr>
          <w:rFonts w:ascii="Times New Roman" w:hAnsi="Times New Roman" w:cs="Times New Roman"/>
          <w:i/>
          <w:color w:val="000000"/>
          <w:lang w:val="id-ID"/>
        </w:rPr>
        <w:t>ystem</w:t>
      </w:r>
      <w:r w:rsidR="00D10ABE" w:rsidRPr="00785717">
        <w:rPr>
          <w:rFonts w:ascii="Times New Roman" w:hAnsi="Times New Roman" w:cs="Times New Roman"/>
          <w:color w:val="000000"/>
          <w:lang w:val="id-ID"/>
        </w:rPr>
        <w:t xml:space="preserve"> (DBMS)</w:t>
      </w:r>
      <w:r w:rsidR="0012348D" w:rsidRPr="00785717">
        <w:rPr>
          <w:rFonts w:ascii="Times New Roman" w:hAnsi="Times New Roman" w:cs="Times New Roman"/>
          <w:color w:val="000000"/>
          <w:lang w:val="id-ID"/>
        </w:rPr>
        <w:t>, dan</w:t>
      </w:r>
      <w:r w:rsidR="00187F04">
        <w:rPr>
          <w:rFonts w:ascii="Times New Roman" w:hAnsi="Times New Roman" w:cs="Times New Roman"/>
          <w:color w:val="000000"/>
          <w:lang w:val="id-ID"/>
        </w:rPr>
        <w:t xml:space="preserve"> penyimpanan </w:t>
      </w:r>
      <w:r w:rsidR="00A13A23">
        <w:rPr>
          <w:rFonts w:ascii="Times New Roman" w:hAnsi="Times New Roman" w:cs="Times New Roman"/>
          <w:color w:val="000000"/>
          <w:lang w:val="id-ID"/>
        </w:rPr>
        <w:t xml:space="preserve">Big Data. </w:t>
      </w:r>
      <w:r w:rsidR="009D34C3" w:rsidRPr="00785717">
        <w:rPr>
          <w:rFonts w:ascii="Times New Roman" w:hAnsi="Times New Roman" w:cs="Times New Roman"/>
          <w:color w:val="000000"/>
          <w:lang w:val="id-ID"/>
        </w:rPr>
        <w:t>IDE yang digun</w:t>
      </w:r>
      <w:r w:rsidR="00A96162">
        <w:rPr>
          <w:rFonts w:ascii="Times New Roman" w:hAnsi="Times New Roman" w:cs="Times New Roman"/>
          <w:color w:val="000000"/>
          <w:lang w:val="id-ID"/>
        </w:rPr>
        <w:t>akan adalah Apache Spark</w:t>
      </w:r>
      <w:r w:rsidR="004873C9">
        <w:rPr>
          <w:rFonts w:ascii="Times New Roman" w:hAnsi="Times New Roman" w:cs="Times New Roman"/>
          <w:color w:val="000000"/>
          <w:lang w:val="id-ID"/>
        </w:rPr>
        <w:t>,</w:t>
      </w:r>
      <w:r w:rsidR="00406AAE" w:rsidRPr="00785717">
        <w:rPr>
          <w:rFonts w:ascii="Times New Roman" w:hAnsi="Times New Roman" w:cs="Times New Roman"/>
          <w:color w:val="000000"/>
          <w:lang w:val="id-ID"/>
        </w:rPr>
        <w:t xml:space="preserve"> </w:t>
      </w:r>
      <w:r w:rsidR="00BC2CD7">
        <w:rPr>
          <w:rFonts w:ascii="Times New Roman" w:hAnsi="Times New Roman" w:cs="Times New Roman"/>
          <w:color w:val="000000"/>
          <w:lang w:val="id-ID"/>
        </w:rPr>
        <w:t>penyimpanan</w:t>
      </w:r>
      <w:r w:rsidR="00743F92">
        <w:rPr>
          <w:rFonts w:ascii="Times New Roman" w:hAnsi="Times New Roman" w:cs="Times New Roman"/>
          <w:color w:val="000000"/>
          <w:lang w:val="id-ID"/>
        </w:rPr>
        <w:t xml:space="preserve"> dan manajemen</w:t>
      </w:r>
      <w:r w:rsidR="003D46A0">
        <w:rPr>
          <w:rFonts w:ascii="Times New Roman" w:hAnsi="Times New Roman" w:cs="Times New Roman"/>
          <w:color w:val="000000"/>
          <w:lang w:val="id-ID"/>
        </w:rPr>
        <w:t xml:space="preserve"> data pada Hadoop HDFS</w:t>
      </w:r>
      <w:r w:rsidR="00B2507B">
        <w:rPr>
          <w:rFonts w:ascii="Times New Roman" w:hAnsi="Times New Roman" w:cs="Times New Roman"/>
          <w:color w:val="000000"/>
          <w:lang w:val="id-ID"/>
        </w:rPr>
        <w:t>.</w:t>
      </w:r>
      <w:r w:rsidR="00CD557C">
        <w:rPr>
          <w:rFonts w:ascii="Times New Roman" w:hAnsi="Times New Roman" w:cs="Times New Roman"/>
          <w:color w:val="000000"/>
          <w:lang w:val="id-ID"/>
        </w:rPr>
        <w:t xml:space="preserve"> Apache Spark merupakan sebuah </w:t>
      </w:r>
      <w:r w:rsidR="00CD557C" w:rsidRPr="007E19F9">
        <w:rPr>
          <w:rFonts w:ascii="Times New Roman" w:hAnsi="Times New Roman" w:cs="Times New Roman"/>
          <w:i/>
          <w:color w:val="000000"/>
          <w:lang w:val="id-ID"/>
        </w:rPr>
        <w:t>open source tool</w:t>
      </w:r>
      <w:r w:rsidR="00CD557C">
        <w:rPr>
          <w:rFonts w:ascii="Times New Roman" w:hAnsi="Times New Roman" w:cs="Times New Roman"/>
          <w:color w:val="000000"/>
          <w:u w:val="single"/>
          <w:lang w:val="id-ID"/>
        </w:rPr>
        <w:t xml:space="preserve"> </w:t>
      </w:r>
      <w:r w:rsidR="00D86103">
        <w:rPr>
          <w:rFonts w:ascii="Times New Roman" w:hAnsi="Times New Roman" w:cs="Times New Roman"/>
          <w:color w:val="000000"/>
          <w:lang w:val="id-ID"/>
        </w:rPr>
        <w:t xml:space="preserve">yang kaya akan </w:t>
      </w:r>
      <w:r w:rsidR="00D86103">
        <w:rPr>
          <w:rFonts w:ascii="Times New Roman" w:hAnsi="Times New Roman" w:cs="Times New Roman"/>
          <w:i/>
          <w:color w:val="000000"/>
          <w:lang w:val="id-ID"/>
        </w:rPr>
        <w:t>machine learning libraries</w:t>
      </w:r>
      <w:r w:rsidR="005B1C11">
        <w:rPr>
          <w:rFonts w:ascii="Times New Roman" w:hAnsi="Times New Roman" w:cs="Times New Roman"/>
          <w:color w:val="000000"/>
          <w:lang w:val="id-ID"/>
        </w:rPr>
        <w:t xml:space="preserve"> dan dikenal memiliki performance yang baik </w:t>
      </w:r>
      <w:r w:rsidR="00EE5AF2">
        <w:rPr>
          <w:rFonts w:ascii="Times New Roman" w:hAnsi="Times New Roman" w:cs="Times New Roman"/>
          <w:color w:val="000000"/>
          <w:lang w:val="id-ID"/>
        </w:rPr>
        <w:t>untuk pemrosesan data</w:t>
      </w:r>
      <w:r w:rsidR="005E698F">
        <w:rPr>
          <w:rFonts w:ascii="Times New Roman" w:hAnsi="Times New Roman" w:cs="Times New Roman"/>
          <w:color w:val="000000"/>
          <w:lang w:val="id-ID"/>
        </w:rPr>
        <w:t xml:space="preserve"> pada</w:t>
      </w:r>
      <w:r w:rsidR="001B5E02">
        <w:rPr>
          <w:rFonts w:ascii="Times New Roman" w:hAnsi="Times New Roman" w:cs="Times New Roman"/>
          <w:color w:val="000000"/>
          <w:lang w:val="id-ID"/>
        </w:rPr>
        <w:t xml:space="preserve"> lingkungan</w:t>
      </w:r>
      <w:r w:rsidR="00EE5AF2">
        <w:rPr>
          <w:rFonts w:ascii="Times New Roman" w:hAnsi="Times New Roman" w:cs="Times New Roman"/>
          <w:color w:val="000000"/>
          <w:lang w:val="id-ID"/>
        </w:rPr>
        <w:t xml:space="preserve"> Hadoop. </w:t>
      </w:r>
      <w:r w:rsidR="00036C92">
        <w:rPr>
          <w:rFonts w:ascii="Times New Roman" w:hAnsi="Times New Roman" w:cs="Times New Roman"/>
          <w:color w:val="000000"/>
          <w:lang w:val="id-ID"/>
        </w:rPr>
        <w:t>Sedangkan Hive</w:t>
      </w:r>
      <w:r w:rsidR="00590478">
        <w:rPr>
          <w:rFonts w:ascii="Times New Roman" w:hAnsi="Times New Roman" w:cs="Times New Roman"/>
          <w:color w:val="000000"/>
          <w:lang w:val="id-ID"/>
        </w:rPr>
        <w:t xml:space="preserve">, </w:t>
      </w:r>
      <w:r w:rsidR="00011564">
        <w:rPr>
          <w:rFonts w:ascii="Times New Roman" w:hAnsi="Times New Roman" w:cs="Times New Roman"/>
          <w:color w:val="000000"/>
          <w:lang w:val="id-ID"/>
        </w:rPr>
        <w:t xml:space="preserve">unit </w:t>
      </w:r>
      <w:r w:rsidR="00F071D4">
        <w:rPr>
          <w:rFonts w:ascii="Times New Roman" w:hAnsi="Times New Roman" w:cs="Times New Roman"/>
          <w:color w:val="000000"/>
          <w:lang w:val="id-ID"/>
        </w:rPr>
        <w:t xml:space="preserve">manajamen </w:t>
      </w:r>
      <w:r w:rsidR="00F071D4">
        <w:rPr>
          <w:rFonts w:ascii="Times New Roman" w:hAnsi="Times New Roman" w:cs="Times New Roman"/>
          <w:i/>
          <w:color w:val="000000"/>
          <w:lang w:val="id-ID"/>
        </w:rPr>
        <w:t xml:space="preserve">relational </w:t>
      </w:r>
      <w:r w:rsidR="00D836A8">
        <w:rPr>
          <w:rFonts w:ascii="Times New Roman" w:hAnsi="Times New Roman" w:cs="Times New Roman"/>
          <w:color w:val="000000"/>
          <w:lang w:val="id-ID"/>
        </w:rPr>
        <w:t xml:space="preserve"> </w:t>
      </w:r>
      <w:r w:rsidR="00F071D4">
        <w:rPr>
          <w:rFonts w:ascii="Times New Roman" w:hAnsi="Times New Roman" w:cs="Times New Roman"/>
          <w:color w:val="000000"/>
          <w:lang w:val="id-ID"/>
        </w:rPr>
        <w:t>pada lingkungan Hadoop.</w:t>
      </w:r>
      <w:r w:rsidR="00113C6E">
        <w:rPr>
          <w:rFonts w:ascii="Times New Roman" w:hAnsi="Times New Roman" w:cs="Times New Roman"/>
          <w:color w:val="000000"/>
          <w:lang w:val="id-ID"/>
        </w:rPr>
        <w:t xml:space="preserve"> </w:t>
      </w:r>
    </w:p>
    <w:p w14:paraId="0BC3CD26" w14:textId="6B68DB5A" w:rsidR="00560150" w:rsidRPr="00610E81" w:rsidRDefault="00560150" w:rsidP="00560150">
      <w:pPr>
        <w:widowControl w:val="0"/>
        <w:tabs>
          <w:tab w:val="left" w:pos="567"/>
        </w:tabs>
        <w:autoSpaceDE w:val="0"/>
        <w:autoSpaceDN w:val="0"/>
        <w:adjustRightInd w:val="0"/>
        <w:spacing w:after="240" w:line="340" w:lineRule="atLeast"/>
        <w:jc w:val="center"/>
        <w:rPr>
          <w:rFonts w:ascii="Times New Roman" w:hAnsi="Times New Roman" w:cs="Times New Roman"/>
          <w:color w:val="000000"/>
          <w:lang w:val="id-ID"/>
        </w:rPr>
      </w:pPr>
      <w:r>
        <w:rPr>
          <w:rFonts w:ascii="Times New Roman" w:hAnsi="Times New Roman" w:cs="Times New Roman"/>
          <w:noProof/>
          <w:color w:val="000000"/>
        </w:rPr>
        <w:drawing>
          <wp:inline distT="0" distB="0" distL="0" distR="0" wp14:anchorId="30B3F678" wp14:editId="4893F6FE">
            <wp:extent cx="3368040" cy="2255520"/>
            <wp:effectExtent l="0" t="0" r="1016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318-architec.png"/>
                    <pic:cNvPicPr/>
                  </pic:nvPicPr>
                  <pic:blipFill>
                    <a:blip r:embed="rId13">
                      <a:extLst>
                        <a:ext uri="{28A0092B-C50C-407E-A947-70E740481C1C}">
                          <a14:useLocalDpi xmlns:a14="http://schemas.microsoft.com/office/drawing/2010/main" val="0"/>
                        </a:ext>
                      </a:extLst>
                    </a:blip>
                    <a:stretch>
                      <a:fillRect/>
                    </a:stretch>
                  </pic:blipFill>
                  <pic:spPr>
                    <a:xfrm>
                      <a:off x="0" y="0"/>
                      <a:ext cx="3368040" cy="2255520"/>
                    </a:xfrm>
                    <a:prstGeom prst="rect">
                      <a:avLst/>
                    </a:prstGeom>
                  </pic:spPr>
                </pic:pic>
              </a:graphicData>
            </a:graphic>
          </wp:inline>
        </w:drawing>
      </w:r>
    </w:p>
    <w:p w14:paraId="0643A868" w14:textId="5C7FAC7A" w:rsidR="00644CE8" w:rsidRDefault="00644CE8" w:rsidP="00644CE8">
      <w:pPr>
        <w:widowControl w:val="0"/>
        <w:tabs>
          <w:tab w:val="center" w:pos="4723"/>
          <w:tab w:val="left" w:pos="6500"/>
        </w:tabs>
        <w:autoSpaceDE w:val="0"/>
        <w:autoSpaceDN w:val="0"/>
        <w:adjustRightInd w:val="0"/>
        <w:spacing w:after="240" w:line="340" w:lineRule="atLeast"/>
        <w:jc w:val="center"/>
        <w:rPr>
          <w:rFonts w:ascii="Times New Roman" w:hAnsi="Times New Roman" w:cs="Times New Roman"/>
          <w:b/>
          <w:color w:val="000000"/>
          <w:lang w:val="id-ID"/>
        </w:rPr>
      </w:pPr>
      <w:r>
        <w:rPr>
          <w:rFonts w:ascii="Times New Roman" w:hAnsi="Times New Roman" w:cs="Times New Roman"/>
          <w:b/>
          <w:color w:val="000000"/>
          <w:lang w:val="id-ID"/>
        </w:rPr>
        <w:t>Data</w:t>
      </w:r>
    </w:p>
    <w:p w14:paraId="0F0C1E1D" w14:textId="6CDD83E8" w:rsidR="002A6C2C" w:rsidRDefault="003B0BFD" w:rsidP="000B48F2">
      <w:pPr>
        <w:widowControl w:val="0"/>
        <w:tabs>
          <w:tab w:val="left" w:pos="567"/>
          <w:tab w:val="center" w:pos="4723"/>
        </w:tabs>
        <w:autoSpaceDE w:val="0"/>
        <w:autoSpaceDN w:val="0"/>
        <w:adjustRightInd w:val="0"/>
        <w:spacing w:after="240" w:line="340" w:lineRule="atLeast"/>
        <w:jc w:val="both"/>
        <w:rPr>
          <w:rFonts w:ascii="Times New Roman" w:hAnsi="Times New Roman" w:cs="Times New Roman"/>
          <w:color w:val="000000"/>
          <w:lang w:val="id-ID"/>
        </w:rPr>
      </w:pPr>
      <w:r>
        <w:rPr>
          <w:rFonts w:ascii="Times New Roman" w:hAnsi="Times New Roman" w:cs="Times New Roman"/>
          <w:color w:val="000000"/>
          <w:lang w:val="id-ID"/>
        </w:rPr>
        <w:tab/>
      </w:r>
      <w:r>
        <w:rPr>
          <w:rFonts w:ascii="Times New Roman" w:hAnsi="Times New Roman" w:cs="Times New Roman"/>
          <w:color w:val="000000"/>
          <w:lang w:val="id-ID"/>
        </w:rPr>
        <w:tab/>
      </w:r>
      <w:r w:rsidR="0061317D">
        <w:rPr>
          <w:rFonts w:ascii="Times New Roman" w:hAnsi="Times New Roman" w:cs="Times New Roman"/>
          <w:color w:val="000000"/>
          <w:lang w:val="id-ID"/>
        </w:rPr>
        <w:t xml:space="preserve">Data yang digunakan untuk penelitian ini adalah data nasabah dari tiga basis data di Bank Danamon Indonesia. </w:t>
      </w:r>
      <w:r w:rsidR="00DE736D">
        <w:rPr>
          <w:rFonts w:ascii="Times New Roman" w:hAnsi="Times New Roman" w:cs="Times New Roman"/>
          <w:color w:val="000000"/>
          <w:lang w:val="id-ID"/>
        </w:rPr>
        <w:t xml:space="preserve">Tiga basis data tersebut adalah Ascend, NCBS, dan Adira. Sedangkan nasabah yang digunakan adalah </w:t>
      </w:r>
      <w:r w:rsidR="00691A9B">
        <w:rPr>
          <w:rFonts w:ascii="Times New Roman" w:hAnsi="Times New Roman" w:cs="Times New Roman"/>
          <w:color w:val="000000"/>
          <w:lang w:val="id-ID"/>
        </w:rPr>
        <w:t>nasabah individual</w:t>
      </w:r>
      <w:r w:rsidR="00E34269">
        <w:rPr>
          <w:rFonts w:ascii="Times New Roman" w:hAnsi="Times New Roman" w:cs="Times New Roman"/>
          <w:color w:val="000000"/>
          <w:lang w:val="id-ID"/>
        </w:rPr>
        <w:t>/personal</w:t>
      </w:r>
      <w:r w:rsidR="00691A9B">
        <w:rPr>
          <w:rFonts w:ascii="Times New Roman" w:hAnsi="Times New Roman" w:cs="Times New Roman"/>
          <w:color w:val="000000"/>
          <w:lang w:val="id-ID"/>
        </w:rPr>
        <w:t>.</w:t>
      </w:r>
    </w:p>
    <w:p w14:paraId="24DD4789" w14:textId="07A75E7A" w:rsidR="00B257DB" w:rsidRDefault="00D224D5" w:rsidP="000B48F2">
      <w:pPr>
        <w:widowControl w:val="0"/>
        <w:tabs>
          <w:tab w:val="left" w:pos="567"/>
          <w:tab w:val="center" w:pos="4723"/>
        </w:tabs>
        <w:autoSpaceDE w:val="0"/>
        <w:autoSpaceDN w:val="0"/>
        <w:adjustRightInd w:val="0"/>
        <w:spacing w:after="240" w:line="340" w:lineRule="atLeast"/>
        <w:jc w:val="both"/>
        <w:rPr>
          <w:rFonts w:ascii="Times New Roman" w:hAnsi="Times New Roman" w:cs="Times New Roman"/>
          <w:color w:val="000000"/>
          <w:lang w:val="id-ID"/>
        </w:rPr>
      </w:pPr>
      <w:r>
        <w:rPr>
          <w:rFonts w:ascii="Times New Roman" w:hAnsi="Times New Roman" w:cs="Times New Roman"/>
          <w:color w:val="000000"/>
          <w:lang w:val="id-ID"/>
        </w:rPr>
        <w:tab/>
        <w:t xml:space="preserve">Sampel </w:t>
      </w:r>
      <w:r w:rsidR="0007765E">
        <w:rPr>
          <w:rFonts w:ascii="Times New Roman" w:hAnsi="Times New Roman" w:cs="Times New Roman"/>
          <w:color w:val="000000"/>
          <w:lang w:val="id-ID"/>
        </w:rPr>
        <w:t xml:space="preserve">struktur </w:t>
      </w:r>
      <w:r>
        <w:rPr>
          <w:rFonts w:ascii="Times New Roman" w:hAnsi="Times New Roman" w:cs="Times New Roman"/>
          <w:color w:val="000000"/>
          <w:lang w:val="id-ID"/>
        </w:rPr>
        <w:t xml:space="preserve">data nasabah </w:t>
      </w:r>
      <w:r w:rsidR="003B3C3F">
        <w:rPr>
          <w:rFonts w:ascii="Times New Roman" w:hAnsi="Times New Roman" w:cs="Times New Roman"/>
          <w:color w:val="000000"/>
          <w:lang w:val="id-ID"/>
        </w:rPr>
        <w:t>personal</w:t>
      </w:r>
      <w:r w:rsidR="00E044CD">
        <w:rPr>
          <w:rFonts w:ascii="Times New Roman" w:hAnsi="Times New Roman" w:cs="Times New Roman"/>
          <w:color w:val="000000"/>
          <w:lang w:val="id-ID"/>
        </w:rPr>
        <w:t xml:space="preserve"> </w:t>
      </w:r>
      <w:r>
        <w:rPr>
          <w:rFonts w:ascii="Times New Roman" w:hAnsi="Times New Roman" w:cs="Times New Roman"/>
          <w:color w:val="000000"/>
          <w:lang w:val="id-ID"/>
        </w:rPr>
        <w:t>yang ada di basis data NCBS dapat dilihat pada Gambar 1.</w:t>
      </w:r>
      <w:r w:rsidR="00E440FF">
        <w:rPr>
          <w:rFonts w:ascii="Times New Roman" w:hAnsi="Times New Roman" w:cs="Times New Roman"/>
          <w:color w:val="000000"/>
          <w:lang w:val="id-ID"/>
        </w:rPr>
        <w:t xml:space="preserve"> Pada Gambar 1 juga dapat dilihat jenis isian dari setiap kolom yang penting.</w:t>
      </w:r>
    </w:p>
    <w:tbl>
      <w:tblPr>
        <w:tblStyle w:val="TableGrid"/>
        <w:tblW w:w="0" w:type="auto"/>
        <w:tblLook w:val="04A0" w:firstRow="1" w:lastRow="0" w:firstColumn="1" w:lastColumn="0" w:noHBand="0" w:noVBand="1"/>
      </w:tblPr>
      <w:tblGrid>
        <w:gridCol w:w="704"/>
        <w:gridCol w:w="5302"/>
        <w:gridCol w:w="3004"/>
      </w:tblGrid>
      <w:tr w:rsidR="003E7936" w14:paraId="58383F4A" w14:textId="77777777" w:rsidTr="003E7936">
        <w:tc>
          <w:tcPr>
            <w:tcW w:w="704" w:type="dxa"/>
          </w:tcPr>
          <w:p w14:paraId="33995492" w14:textId="59B2CE0E" w:rsidR="000C7BBA" w:rsidRPr="00336872" w:rsidRDefault="003E7936" w:rsidP="000B48F2">
            <w:pPr>
              <w:widowControl w:val="0"/>
              <w:tabs>
                <w:tab w:val="left" w:pos="567"/>
                <w:tab w:val="center" w:pos="4723"/>
              </w:tabs>
              <w:autoSpaceDE w:val="0"/>
              <w:autoSpaceDN w:val="0"/>
              <w:adjustRightInd w:val="0"/>
              <w:spacing w:after="240" w:line="340" w:lineRule="atLeast"/>
              <w:jc w:val="both"/>
              <w:rPr>
                <w:rFonts w:ascii="Times New Roman" w:hAnsi="Times New Roman" w:cs="Times New Roman"/>
                <w:color w:val="000000"/>
                <w:sz w:val="22"/>
                <w:szCs w:val="22"/>
                <w:lang w:val="id-ID"/>
              </w:rPr>
            </w:pPr>
            <w:r w:rsidRPr="00336872">
              <w:rPr>
                <w:rFonts w:ascii="Times New Roman" w:hAnsi="Times New Roman" w:cs="Times New Roman"/>
                <w:color w:val="000000"/>
                <w:sz w:val="22"/>
                <w:szCs w:val="22"/>
                <w:lang w:val="id-ID"/>
              </w:rPr>
              <w:t>No</w:t>
            </w:r>
          </w:p>
        </w:tc>
        <w:tc>
          <w:tcPr>
            <w:tcW w:w="5302" w:type="dxa"/>
          </w:tcPr>
          <w:p w14:paraId="1C4E2B2D" w14:textId="26F1A16E" w:rsidR="000C7BBA" w:rsidRPr="00336872" w:rsidRDefault="00431300" w:rsidP="000B48F2">
            <w:pPr>
              <w:widowControl w:val="0"/>
              <w:tabs>
                <w:tab w:val="left" w:pos="567"/>
                <w:tab w:val="center" w:pos="4723"/>
              </w:tabs>
              <w:autoSpaceDE w:val="0"/>
              <w:autoSpaceDN w:val="0"/>
              <w:adjustRightInd w:val="0"/>
              <w:spacing w:after="240" w:line="340" w:lineRule="atLeast"/>
              <w:jc w:val="both"/>
              <w:rPr>
                <w:rFonts w:ascii="Times New Roman" w:hAnsi="Times New Roman" w:cs="Times New Roman"/>
                <w:color w:val="000000"/>
                <w:sz w:val="22"/>
                <w:szCs w:val="22"/>
                <w:lang w:val="id-ID"/>
              </w:rPr>
            </w:pPr>
            <w:r w:rsidRPr="00336872">
              <w:rPr>
                <w:rFonts w:ascii="Times New Roman" w:hAnsi="Times New Roman" w:cs="Times New Roman"/>
                <w:color w:val="000000"/>
                <w:sz w:val="22"/>
                <w:szCs w:val="22"/>
                <w:lang w:val="id-ID"/>
              </w:rPr>
              <w:t>Personal</w:t>
            </w:r>
          </w:p>
        </w:tc>
        <w:tc>
          <w:tcPr>
            <w:tcW w:w="3004" w:type="dxa"/>
          </w:tcPr>
          <w:p w14:paraId="7DDB116B" w14:textId="0CCB9118" w:rsidR="000C7BBA" w:rsidRPr="00336872" w:rsidRDefault="00B84916" w:rsidP="000B48F2">
            <w:pPr>
              <w:widowControl w:val="0"/>
              <w:tabs>
                <w:tab w:val="left" w:pos="567"/>
                <w:tab w:val="center" w:pos="4723"/>
              </w:tabs>
              <w:autoSpaceDE w:val="0"/>
              <w:autoSpaceDN w:val="0"/>
              <w:adjustRightInd w:val="0"/>
              <w:spacing w:after="240" w:line="340" w:lineRule="atLeast"/>
              <w:jc w:val="both"/>
              <w:rPr>
                <w:rFonts w:ascii="Times New Roman" w:hAnsi="Times New Roman" w:cs="Times New Roman"/>
                <w:color w:val="000000"/>
                <w:sz w:val="22"/>
                <w:szCs w:val="22"/>
                <w:lang w:val="id-ID"/>
              </w:rPr>
            </w:pPr>
            <w:r>
              <w:rPr>
                <w:rFonts w:ascii="Times New Roman" w:hAnsi="Times New Roman" w:cs="Times New Roman"/>
                <w:color w:val="000000"/>
                <w:sz w:val="22"/>
                <w:szCs w:val="22"/>
                <w:lang w:val="id-ID"/>
              </w:rPr>
              <w:t>Tipe</w:t>
            </w:r>
          </w:p>
        </w:tc>
      </w:tr>
      <w:tr w:rsidR="003E7936" w14:paraId="0DBA3F78" w14:textId="77777777" w:rsidTr="003E7936">
        <w:tc>
          <w:tcPr>
            <w:tcW w:w="704" w:type="dxa"/>
          </w:tcPr>
          <w:p w14:paraId="00E0D8D2" w14:textId="2D74BC03" w:rsidR="007414CB" w:rsidRPr="00336872" w:rsidRDefault="007414CB" w:rsidP="000B48F2">
            <w:pPr>
              <w:widowControl w:val="0"/>
              <w:tabs>
                <w:tab w:val="left" w:pos="567"/>
                <w:tab w:val="center" w:pos="4723"/>
              </w:tabs>
              <w:autoSpaceDE w:val="0"/>
              <w:autoSpaceDN w:val="0"/>
              <w:adjustRightInd w:val="0"/>
              <w:spacing w:after="240" w:line="340" w:lineRule="atLeast"/>
              <w:jc w:val="both"/>
              <w:rPr>
                <w:rFonts w:ascii="Times New Roman" w:hAnsi="Times New Roman" w:cs="Times New Roman"/>
                <w:color w:val="000000"/>
                <w:sz w:val="22"/>
                <w:szCs w:val="22"/>
                <w:lang w:val="id-ID"/>
              </w:rPr>
            </w:pPr>
            <w:r>
              <w:rPr>
                <w:rFonts w:ascii="Times New Roman" w:hAnsi="Times New Roman" w:cs="Times New Roman"/>
                <w:color w:val="000000"/>
                <w:sz w:val="22"/>
                <w:szCs w:val="22"/>
                <w:lang w:val="id-ID"/>
              </w:rPr>
              <w:t>1</w:t>
            </w:r>
          </w:p>
        </w:tc>
        <w:tc>
          <w:tcPr>
            <w:tcW w:w="5302" w:type="dxa"/>
          </w:tcPr>
          <w:p w14:paraId="4CEAA916" w14:textId="6AF72298" w:rsidR="000C7BBA" w:rsidRPr="00336872" w:rsidRDefault="00703EBF" w:rsidP="000B48F2">
            <w:pPr>
              <w:widowControl w:val="0"/>
              <w:tabs>
                <w:tab w:val="left" w:pos="567"/>
                <w:tab w:val="center" w:pos="4723"/>
              </w:tabs>
              <w:autoSpaceDE w:val="0"/>
              <w:autoSpaceDN w:val="0"/>
              <w:adjustRightInd w:val="0"/>
              <w:spacing w:after="240" w:line="340" w:lineRule="atLeast"/>
              <w:jc w:val="both"/>
              <w:rPr>
                <w:rFonts w:ascii="Times New Roman" w:hAnsi="Times New Roman" w:cs="Times New Roman"/>
                <w:color w:val="000000"/>
                <w:sz w:val="22"/>
                <w:szCs w:val="22"/>
                <w:lang w:val="id-ID"/>
              </w:rPr>
            </w:pPr>
            <w:r>
              <w:rPr>
                <w:rFonts w:ascii="Times New Roman" w:hAnsi="Times New Roman" w:cs="Times New Roman"/>
                <w:color w:val="000000"/>
                <w:sz w:val="22"/>
                <w:szCs w:val="22"/>
                <w:lang w:val="id-ID"/>
              </w:rPr>
              <w:t>ID</w:t>
            </w:r>
          </w:p>
        </w:tc>
        <w:tc>
          <w:tcPr>
            <w:tcW w:w="3004" w:type="dxa"/>
          </w:tcPr>
          <w:p w14:paraId="61657EB1" w14:textId="738EB0F3" w:rsidR="000C7BBA" w:rsidRPr="00336872" w:rsidRDefault="007414CB" w:rsidP="000B48F2">
            <w:pPr>
              <w:widowControl w:val="0"/>
              <w:tabs>
                <w:tab w:val="left" w:pos="567"/>
                <w:tab w:val="center" w:pos="4723"/>
              </w:tabs>
              <w:autoSpaceDE w:val="0"/>
              <w:autoSpaceDN w:val="0"/>
              <w:adjustRightInd w:val="0"/>
              <w:spacing w:after="240" w:line="340" w:lineRule="atLeast"/>
              <w:jc w:val="both"/>
              <w:rPr>
                <w:rFonts w:ascii="Times New Roman" w:hAnsi="Times New Roman" w:cs="Times New Roman"/>
                <w:color w:val="000000"/>
                <w:sz w:val="22"/>
                <w:szCs w:val="22"/>
                <w:lang w:val="id-ID"/>
              </w:rPr>
            </w:pPr>
            <w:r>
              <w:rPr>
                <w:rFonts w:ascii="Times New Roman" w:hAnsi="Times New Roman" w:cs="Times New Roman"/>
                <w:color w:val="000000"/>
                <w:sz w:val="22"/>
                <w:szCs w:val="22"/>
                <w:lang w:val="id-ID"/>
              </w:rPr>
              <w:t>Fuzzy</w:t>
            </w:r>
          </w:p>
        </w:tc>
      </w:tr>
      <w:tr w:rsidR="003E7936" w14:paraId="318248CF" w14:textId="77777777" w:rsidTr="003E7936">
        <w:tc>
          <w:tcPr>
            <w:tcW w:w="704" w:type="dxa"/>
          </w:tcPr>
          <w:p w14:paraId="3D21990A" w14:textId="725D8093" w:rsidR="000C7BBA" w:rsidRPr="00336872" w:rsidRDefault="007414CB" w:rsidP="000B48F2">
            <w:pPr>
              <w:widowControl w:val="0"/>
              <w:tabs>
                <w:tab w:val="left" w:pos="567"/>
                <w:tab w:val="center" w:pos="4723"/>
              </w:tabs>
              <w:autoSpaceDE w:val="0"/>
              <w:autoSpaceDN w:val="0"/>
              <w:adjustRightInd w:val="0"/>
              <w:spacing w:after="240" w:line="340" w:lineRule="atLeast"/>
              <w:jc w:val="both"/>
              <w:rPr>
                <w:rFonts w:ascii="Times New Roman" w:hAnsi="Times New Roman" w:cs="Times New Roman"/>
                <w:color w:val="000000"/>
                <w:sz w:val="22"/>
                <w:szCs w:val="22"/>
                <w:lang w:val="id-ID"/>
              </w:rPr>
            </w:pPr>
            <w:r>
              <w:rPr>
                <w:rFonts w:ascii="Times New Roman" w:hAnsi="Times New Roman" w:cs="Times New Roman"/>
                <w:color w:val="000000"/>
                <w:sz w:val="22"/>
                <w:szCs w:val="22"/>
                <w:lang w:val="id-ID"/>
              </w:rPr>
              <w:t>2</w:t>
            </w:r>
          </w:p>
        </w:tc>
        <w:tc>
          <w:tcPr>
            <w:tcW w:w="5302" w:type="dxa"/>
          </w:tcPr>
          <w:p w14:paraId="4CF8E22F" w14:textId="25F717FB" w:rsidR="000C7BBA" w:rsidRPr="00336872" w:rsidRDefault="00703EBF" w:rsidP="000B48F2">
            <w:pPr>
              <w:widowControl w:val="0"/>
              <w:tabs>
                <w:tab w:val="left" w:pos="567"/>
                <w:tab w:val="center" w:pos="4723"/>
              </w:tabs>
              <w:autoSpaceDE w:val="0"/>
              <w:autoSpaceDN w:val="0"/>
              <w:adjustRightInd w:val="0"/>
              <w:spacing w:after="240" w:line="340" w:lineRule="atLeast"/>
              <w:jc w:val="both"/>
              <w:rPr>
                <w:rFonts w:ascii="Times New Roman" w:hAnsi="Times New Roman" w:cs="Times New Roman"/>
                <w:color w:val="000000"/>
                <w:sz w:val="22"/>
                <w:szCs w:val="22"/>
                <w:lang w:val="id-ID"/>
              </w:rPr>
            </w:pPr>
            <w:r>
              <w:rPr>
                <w:rFonts w:ascii="Times New Roman" w:hAnsi="Times New Roman" w:cs="Times New Roman"/>
                <w:color w:val="000000"/>
                <w:sz w:val="22"/>
                <w:szCs w:val="22"/>
                <w:lang w:val="id-ID"/>
              </w:rPr>
              <w:t>Nama</w:t>
            </w:r>
          </w:p>
        </w:tc>
        <w:tc>
          <w:tcPr>
            <w:tcW w:w="3004" w:type="dxa"/>
          </w:tcPr>
          <w:p w14:paraId="0309FED8" w14:textId="44273CA9" w:rsidR="000C7BBA" w:rsidRPr="00336872" w:rsidRDefault="007414CB" w:rsidP="000B48F2">
            <w:pPr>
              <w:widowControl w:val="0"/>
              <w:tabs>
                <w:tab w:val="left" w:pos="567"/>
                <w:tab w:val="center" w:pos="4723"/>
              </w:tabs>
              <w:autoSpaceDE w:val="0"/>
              <w:autoSpaceDN w:val="0"/>
              <w:adjustRightInd w:val="0"/>
              <w:spacing w:after="240" w:line="340" w:lineRule="atLeast"/>
              <w:jc w:val="both"/>
              <w:rPr>
                <w:rFonts w:ascii="Times New Roman" w:hAnsi="Times New Roman" w:cs="Times New Roman"/>
                <w:color w:val="000000"/>
                <w:sz w:val="22"/>
                <w:szCs w:val="22"/>
                <w:lang w:val="id-ID"/>
              </w:rPr>
            </w:pPr>
            <w:r>
              <w:rPr>
                <w:rFonts w:ascii="Times New Roman" w:hAnsi="Times New Roman" w:cs="Times New Roman"/>
                <w:color w:val="000000"/>
                <w:sz w:val="22"/>
                <w:szCs w:val="22"/>
                <w:lang w:val="id-ID"/>
              </w:rPr>
              <w:t>Fuzzy</w:t>
            </w:r>
          </w:p>
        </w:tc>
      </w:tr>
      <w:tr w:rsidR="003E7936" w14:paraId="27ED44E8" w14:textId="77777777" w:rsidTr="003E7936">
        <w:tc>
          <w:tcPr>
            <w:tcW w:w="704" w:type="dxa"/>
          </w:tcPr>
          <w:p w14:paraId="6E300AB6" w14:textId="081A7E2B" w:rsidR="000C7BBA" w:rsidRPr="00336872" w:rsidRDefault="007414CB" w:rsidP="000B48F2">
            <w:pPr>
              <w:widowControl w:val="0"/>
              <w:tabs>
                <w:tab w:val="left" w:pos="567"/>
                <w:tab w:val="center" w:pos="4723"/>
              </w:tabs>
              <w:autoSpaceDE w:val="0"/>
              <w:autoSpaceDN w:val="0"/>
              <w:adjustRightInd w:val="0"/>
              <w:spacing w:after="240" w:line="340" w:lineRule="atLeast"/>
              <w:jc w:val="both"/>
              <w:rPr>
                <w:rFonts w:ascii="Times New Roman" w:hAnsi="Times New Roman" w:cs="Times New Roman"/>
                <w:color w:val="000000"/>
                <w:sz w:val="22"/>
                <w:szCs w:val="22"/>
                <w:lang w:val="id-ID"/>
              </w:rPr>
            </w:pPr>
            <w:r>
              <w:rPr>
                <w:rFonts w:ascii="Times New Roman" w:hAnsi="Times New Roman" w:cs="Times New Roman"/>
                <w:color w:val="000000"/>
                <w:sz w:val="22"/>
                <w:szCs w:val="22"/>
                <w:lang w:val="id-ID"/>
              </w:rPr>
              <w:t>3</w:t>
            </w:r>
          </w:p>
        </w:tc>
        <w:tc>
          <w:tcPr>
            <w:tcW w:w="5302" w:type="dxa"/>
          </w:tcPr>
          <w:p w14:paraId="4417CCF9" w14:textId="135FCE47" w:rsidR="000C7BBA" w:rsidRPr="00336872" w:rsidRDefault="00703EBF" w:rsidP="000B48F2">
            <w:pPr>
              <w:widowControl w:val="0"/>
              <w:tabs>
                <w:tab w:val="left" w:pos="567"/>
                <w:tab w:val="center" w:pos="4723"/>
              </w:tabs>
              <w:autoSpaceDE w:val="0"/>
              <w:autoSpaceDN w:val="0"/>
              <w:adjustRightInd w:val="0"/>
              <w:spacing w:after="240" w:line="340" w:lineRule="atLeast"/>
              <w:jc w:val="both"/>
              <w:rPr>
                <w:rFonts w:ascii="Times New Roman" w:hAnsi="Times New Roman" w:cs="Times New Roman"/>
                <w:color w:val="000000"/>
                <w:sz w:val="22"/>
                <w:szCs w:val="22"/>
                <w:lang w:val="id-ID"/>
              </w:rPr>
            </w:pPr>
            <w:r>
              <w:rPr>
                <w:rFonts w:ascii="Times New Roman" w:hAnsi="Times New Roman" w:cs="Times New Roman"/>
                <w:color w:val="000000"/>
                <w:sz w:val="22"/>
                <w:szCs w:val="22"/>
                <w:lang w:val="id-ID"/>
              </w:rPr>
              <w:t>Tanggal Lahir</w:t>
            </w:r>
          </w:p>
        </w:tc>
        <w:tc>
          <w:tcPr>
            <w:tcW w:w="3004" w:type="dxa"/>
          </w:tcPr>
          <w:p w14:paraId="601F32D0" w14:textId="2C07A1F5" w:rsidR="000C7BBA" w:rsidRPr="00336872" w:rsidRDefault="007414CB" w:rsidP="000B48F2">
            <w:pPr>
              <w:widowControl w:val="0"/>
              <w:tabs>
                <w:tab w:val="left" w:pos="567"/>
                <w:tab w:val="center" w:pos="4723"/>
              </w:tabs>
              <w:autoSpaceDE w:val="0"/>
              <w:autoSpaceDN w:val="0"/>
              <w:adjustRightInd w:val="0"/>
              <w:spacing w:after="240" w:line="340" w:lineRule="atLeast"/>
              <w:jc w:val="both"/>
              <w:rPr>
                <w:rFonts w:ascii="Times New Roman" w:hAnsi="Times New Roman" w:cs="Times New Roman"/>
                <w:color w:val="000000"/>
                <w:sz w:val="22"/>
                <w:szCs w:val="22"/>
                <w:lang w:val="id-ID"/>
              </w:rPr>
            </w:pPr>
            <w:r>
              <w:rPr>
                <w:rFonts w:ascii="Times New Roman" w:hAnsi="Times New Roman" w:cs="Times New Roman"/>
                <w:color w:val="000000"/>
                <w:sz w:val="22"/>
                <w:szCs w:val="22"/>
                <w:lang w:val="id-ID"/>
              </w:rPr>
              <w:t>Ex</w:t>
            </w:r>
            <w:r w:rsidR="00806A93">
              <w:rPr>
                <w:rFonts w:ascii="Times New Roman" w:hAnsi="Times New Roman" w:cs="Times New Roman"/>
                <w:color w:val="000000"/>
                <w:sz w:val="22"/>
                <w:szCs w:val="22"/>
                <w:lang w:val="id-ID"/>
              </w:rPr>
              <w:t>ac</w:t>
            </w:r>
            <w:r>
              <w:rPr>
                <w:rFonts w:ascii="Times New Roman" w:hAnsi="Times New Roman" w:cs="Times New Roman"/>
                <w:color w:val="000000"/>
                <w:sz w:val="22"/>
                <w:szCs w:val="22"/>
                <w:lang w:val="id-ID"/>
              </w:rPr>
              <w:t>t</w:t>
            </w:r>
          </w:p>
        </w:tc>
      </w:tr>
      <w:tr w:rsidR="003E7936" w14:paraId="5DBBE5B0" w14:textId="77777777" w:rsidTr="003E7936">
        <w:tc>
          <w:tcPr>
            <w:tcW w:w="704" w:type="dxa"/>
          </w:tcPr>
          <w:p w14:paraId="54794EF9" w14:textId="7B66E759" w:rsidR="000C7BBA" w:rsidRPr="00336872" w:rsidRDefault="007414CB" w:rsidP="000B48F2">
            <w:pPr>
              <w:widowControl w:val="0"/>
              <w:tabs>
                <w:tab w:val="left" w:pos="567"/>
                <w:tab w:val="center" w:pos="4723"/>
              </w:tabs>
              <w:autoSpaceDE w:val="0"/>
              <w:autoSpaceDN w:val="0"/>
              <w:adjustRightInd w:val="0"/>
              <w:spacing w:after="240" w:line="340" w:lineRule="atLeast"/>
              <w:jc w:val="both"/>
              <w:rPr>
                <w:rFonts w:ascii="Times New Roman" w:hAnsi="Times New Roman" w:cs="Times New Roman"/>
                <w:color w:val="000000"/>
                <w:sz w:val="22"/>
                <w:szCs w:val="22"/>
                <w:lang w:val="id-ID"/>
              </w:rPr>
            </w:pPr>
            <w:r>
              <w:rPr>
                <w:rFonts w:ascii="Times New Roman" w:hAnsi="Times New Roman" w:cs="Times New Roman"/>
                <w:color w:val="000000"/>
                <w:sz w:val="22"/>
                <w:szCs w:val="22"/>
                <w:lang w:val="id-ID"/>
              </w:rPr>
              <w:t>4</w:t>
            </w:r>
          </w:p>
        </w:tc>
        <w:tc>
          <w:tcPr>
            <w:tcW w:w="5302" w:type="dxa"/>
          </w:tcPr>
          <w:p w14:paraId="4CD7865D" w14:textId="6E126CB8" w:rsidR="000C7BBA" w:rsidRPr="00336872" w:rsidRDefault="001733C3" w:rsidP="000B48F2">
            <w:pPr>
              <w:widowControl w:val="0"/>
              <w:tabs>
                <w:tab w:val="left" w:pos="567"/>
                <w:tab w:val="center" w:pos="4723"/>
              </w:tabs>
              <w:autoSpaceDE w:val="0"/>
              <w:autoSpaceDN w:val="0"/>
              <w:adjustRightInd w:val="0"/>
              <w:spacing w:after="240" w:line="340" w:lineRule="atLeast"/>
              <w:jc w:val="both"/>
              <w:rPr>
                <w:rFonts w:ascii="Times New Roman" w:hAnsi="Times New Roman" w:cs="Times New Roman"/>
                <w:color w:val="000000"/>
                <w:sz w:val="22"/>
                <w:szCs w:val="22"/>
                <w:lang w:val="id-ID"/>
              </w:rPr>
            </w:pPr>
            <w:r>
              <w:rPr>
                <w:rFonts w:ascii="Times New Roman" w:hAnsi="Times New Roman" w:cs="Times New Roman"/>
                <w:color w:val="000000"/>
                <w:sz w:val="22"/>
                <w:szCs w:val="22"/>
                <w:lang w:val="id-ID"/>
              </w:rPr>
              <w:t>Alamat</w:t>
            </w:r>
          </w:p>
        </w:tc>
        <w:tc>
          <w:tcPr>
            <w:tcW w:w="3004" w:type="dxa"/>
          </w:tcPr>
          <w:p w14:paraId="034A8ACF" w14:textId="164A0E48" w:rsidR="000C7BBA" w:rsidRPr="00336872" w:rsidRDefault="001733C3" w:rsidP="000B48F2">
            <w:pPr>
              <w:widowControl w:val="0"/>
              <w:tabs>
                <w:tab w:val="left" w:pos="567"/>
                <w:tab w:val="center" w:pos="4723"/>
              </w:tabs>
              <w:autoSpaceDE w:val="0"/>
              <w:autoSpaceDN w:val="0"/>
              <w:adjustRightInd w:val="0"/>
              <w:spacing w:after="240" w:line="340" w:lineRule="atLeast"/>
              <w:jc w:val="both"/>
              <w:rPr>
                <w:rFonts w:ascii="Times New Roman" w:hAnsi="Times New Roman" w:cs="Times New Roman"/>
                <w:color w:val="000000"/>
                <w:sz w:val="22"/>
                <w:szCs w:val="22"/>
                <w:lang w:val="id-ID"/>
              </w:rPr>
            </w:pPr>
            <w:r>
              <w:rPr>
                <w:rFonts w:ascii="Times New Roman" w:hAnsi="Times New Roman" w:cs="Times New Roman"/>
                <w:color w:val="000000"/>
                <w:sz w:val="22"/>
                <w:szCs w:val="22"/>
                <w:lang w:val="id-ID"/>
              </w:rPr>
              <w:t>Fuzzy</w:t>
            </w:r>
          </w:p>
        </w:tc>
      </w:tr>
      <w:tr w:rsidR="003E7936" w14:paraId="2C9A18C3" w14:textId="77777777" w:rsidTr="003E7936">
        <w:tc>
          <w:tcPr>
            <w:tcW w:w="704" w:type="dxa"/>
          </w:tcPr>
          <w:p w14:paraId="0C677D84" w14:textId="35C63639" w:rsidR="000C7BBA" w:rsidRPr="00336872" w:rsidRDefault="007414CB" w:rsidP="000B48F2">
            <w:pPr>
              <w:widowControl w:val="0"/>
              <w:tabs>
                <w:tab w:val="left" w:pos="567"/>
                <w:tab w:val="center" w:pos="4723"/>
              </w:tabs>
              <w:autoSpaceDE w:val="0"/>
              <w:autoSpaceDN w:val="0"/>
              <w:adjustRightInd w:val="0"/>
              <w:spacing w:after="240" w:line="340" w:lineRule="atLeast"/>
              <w:jc w:val="both"/>
              <w:rPr>
                <w:rFonts w:ascii="Times New Roman" w:hAnsi="Times New Roman" w:cs="Times New Roman"/>
                <w:color w:val="000000"/>
                <w:sz w:val="22"/>
                <w:szCs w:val="22"/>
                <w:lang w:val="id-ID"/>
              </w:rPr>
            </w:pPr>
            <w:r>
              <w:rPr>
                <w:rFonts w:ascii="Times New Roman" w:hAnsi="Times New Roman" w:cs="Times New Roman"/>
                <w:color w:val="000000"/>
                <w:sz w:val="22"/>
                <w:szCs w:val="22"/>
                <w:lang w:val="id-ID"/>
              </w:rPr>
              <w:t>5</w:t>
            </w:r>
          </w:p>
        </w:tc>
        <w:tc>
          <w:tcPr>
            <w:tcW w:w="5302" w:type="dxa"/>
          </w:tcPr>
          <w:p w14:paraId="7946DCA2" w14:textId="53E1BE30" w:rsidR="000C7BBA" w:rsidRPr="00336872" w:rsidRDefault="001733C3" w:rsidP="000B48F2">
            <w:pPr>
              <w:widowControl w:val="0"/>
              <w:tabs>
                <w:tab w:val="left" w:pos="567"/>
                <w:tab w:val="center" w:pos="4723"/>
              </w:tabs>
              <w:autoSpaceDE w:val="0"/>
              <w:autoSpaceDN w:val="0"/>
              <w:adjustRightInd w:val="0"/>
              <w:spacing w:after="240" w:line="340" w:lineRule="atLeast"/>
              <w:jc w:val="both"/>
              <w:rPr>
                <w:rFonts w:ascii="Times New Roman" w:hAnsi="Times New Roman" w:cs="Times New Roman"/>
                <w:color w:val="000000"/>
                <w:sz w:val="22"/>
                <w:szCs w:val="22"/>
                <w:lang w:val="id-ID"/>
              </w:rPr>
            </w:pPr>
            <w:r>
              <w:rPr>
                <w:rFonts w:ascii="Times New Roman" w:hAnsi="Times New Roman" w:cs="Times New Roman"/>
                <w:color w:val="000000"/>
                <w:sz w:val="22"/>
                <w:szCs w:val="22"/>
                <w:lang w:val="id-ID"/>
              </w:rPr>
              <w:t>Ibu Kandung</w:t>
            </w:r>
          </w:p>
        </w:tc>
        <w:tc>
          <w:tcPr>
            <w:tcW w:w="3004" w:type="dxa"/>
          </w:tcPr>
          <w:p w14:paraId="2E8B2F16" w14:textId="3212A7A4" w:rsidR="000C7BBA" w:rsidRPr="00336872" w:rsidRDefault="001733C3" w:rsidP="000B48F2">
            <w:pPr>
              <w:widowControl w:val="0"/>
              <w:tabs>
                <w:tab w:val="left" w:pos="567"/>
                <w:tab w:val="center" w:pos="4723"/>
              </w:tabs>
              <w:autoSpaceDE w:val="0"/>
              <w:autoSpaceDN w:val="0"/>
              <w:adjustRightInd w:val="0"/>
              <w:spacing w:after="240" w:line="340" w:lineRule="atLeast"/>
              <w:jc w:val="both"/>
              <w:rPr>
                <w:rFonts w:ascii="Times New Roman" w:hAnsi="Times New Roman" w:cs="Times New Roman"/>
                <w:color w:val="000000"/>
                <w:sz w:val="22"/>
                <w:szCs w:val="22"/>
                <w:lang w:val="id-ID"/>
              </w:rPr>
            </w:pPr>
            <w:r>
              <w:rPr>
                <w:rFonts w:ascii="Times New Roman" w:hAnsi="Times New Roman" w:cs="Times New Roman"/>
                <w:color w:val="000000"/>
                <w:sz w:val="22"/>
                <w:szCs w:val="22"/>
                <w:lang w:val="id-ID"/>
              </w:rPr>
              <w:t>Fuzzy</w:t>
            </w:r>
          </w:p>
        </w:tc>
      </w:tr>
    </w:tbl>
    <w:p w14:paraId="27820127" w14:textId="77777777" w:rsidR="00436A58" w:rsidRDefault="00436A58" w:rsidP="00436A58">
      <w:pPr>
        <w:widowControl w:val="0"/>
        <w:tabs>
          <w:tab w:val="left" w:pos="567"/>
          <w:tab w:val="center" w:pos="4723"/>
        </w:tabs>
        <w:autoSpaceDE w:val="0"/>
        <w:autoSpaceDN w:val="0"/>
        <w:adjustRightInd w:val="0"/>
        <w:spacing w:after="240" w:line="340" w:lineRule="atLeast"/>
        <w:rPr>
          <w:rFonts w:ascii="Times New Roman" w:hAnsi="Times New Roman" w:cs="Times New Roman"/>
          <w:color w:val="000000"/>
          <w:lang w:val="id-ID"/>
        </w:rPr>
      </w:pPr>
    </w:p>
    <w:p w14:paraId="3D0FEB85" w14:textId="65A287C6" w:rsidR="00ED5B2A" w:rsidRPr="00C97F7B" w:rsidRDefault="00D6638F" w:rsidP="00C97F7B">
      <w:pPr>
        <w:widowControl w:val="0"/>
        <w:tabs>
          <w:tab w:val="left" w:pos="567"/>
          <w:tab w:val="center" w:pos="4723"/>
        </w:tabs>
        <w:autoSpaceDE w:val="0"/>
        <w:autoSpaceDN w:val="0"/>
        <w:adjustRightInd w:val="0"/>
        <w:spacing w:after="240" w:line="340" w:lineRule="atLeast"/>
        <w:jc w:val="center"/>
        <w:rPr>
          <w:rFonts w:ascii="Times New Roman" w:hAnsi="Times New Roman" w:cs="Times New Roman"/>
          <w:color w:val="000000"/>
          <w:lang w:val="id-ID"/>
        </w:rPr>
      </w:pPr>
      <w:r>
        <w:rPr>
          <w:rFonts w:ascii="Times New Roman" w:hAnsi="Times New Roman" w:cs="Times New Roman"/>
          <w:color w:val="000000"/>
          <w:lang w:val="id-ID"/>
        </w:rPr>
        <w:t>Tabel</w:t>
      </w:r>
      <w:r w:rsidR="00DB0795">
        <w:rPr>
          <w:rFonts w:ascii="Times New Roman" w:hAnsi="Times New Roman" w:cs="Times New Roman"/>
          <w:color w:val="000000"/>
          <w:lang w:val="id-ID"/>
        </w:rPr>
        <w:t xml:space="preserve"> 1. Struktur </w:t>
      </w:r>
      <w:r w:rsidR="00F71857">
        <w:rPr>
          <w:rFonts w:ascii="Times New Roman" w:hAnsi="Times New Roman" w:cs="Times New Roman"/>
          <w:color w:val="000000"/>
          <w:lang w:val="id-ID"/>
        </w:rPr>
        <w:t>prioritas</w:t>
      </w:r>
      <w:r w:rsidR="00D75A83">
        <w:rPr>
          <w:rFonts w:ascii="Times New Roman" w:hAnsi="Times New Roman" w:cs="Times New Roman"/>
          <w:color w:val="000000"/>
          <w:lang w:val="id-ID"/>
        </w:rPr>
        <w:t xml:space="preserve"> </w:t>
      </w:r>
      <w:r w:rsidR="00DB0795">
        <w:rPr>
          <w:rFonts w:ascii="Times New Roman" w:hAnsi="Times New Roman" w:cs="Times New Roman"/>
          <w:color w:val="000000"/>
          <w:lang w:val="id-ID"/>
        </w:rPr>
        <w:t>data nasabah</w:t>
      </w:r>
      <w:r w:rsidR="00F71857">
        <w:rPr>
          <w:rFonts w:ascii="Times New Roman" w:hAnsi="Times New Roman" w:cs="Times New Roman"/>
          <w:color w:val="000000"/>
          <w:lang w:val="id-ID"/>
        </w:rPr>
        <w:t xml:space="preserve"> personal</w:t>
      </w:r>
    </w:p>
    <w:p w14:paraId="78025073" w14:textId="70DA426C" w:rsidR="0047010F" w:rsidRPr="002945F1" w:rsidRDefault="0047010F" w:rsidP="001878E4">
      <w:pPr>
        <w:widowControl w:val="0"/>
        <w:tabs>
          <w:tab w:val="center" w:pos="4723"/>
          <w:tab w:val="left" w:pos="6500"/>
        </w:tabs>
        <w:autoSpaceDE w:val="0"/>
        <w:autoSpaceDN w:val="0"/>
        <w:adjustRightInd w:val="0"/>
        <w:spacing w:after="240" w:line="340" w:lineRule="atLeast"/>
        <w:jc w:val="center"/>
        <w:rPr>
          <w:rFonts w:ascii="Times New Roman" w:hAnsi="Times New Roman" w:cs="Times New Roman"/>
          <w:b/>
          <w:color w:val="000000"/>
          <w:lang w:val="id-ID"/>
        </w:rPr>
      </w:pPr>
      <w:r w:rsidRPr="002945F1">
        <w:rPr>
          <w:rFonts w:ascii="Times New Roman" w:hAnsi="Times New Roman" w:cs="Times New Roman"/>
          <w:b/>
          <w:color w:val="000000"/>
          <w:lang w:val="id-ID"/>
        </w:rPr>
        <w:lastRenderedPageBreak/>
        <w:t>Metode</w:t>
      </w:r>
    </w:p>
    <w:p w14:paraId="437C404D" w14:textId="0B17C243" w:rsidR="00681F88" w:rsidRDefault="006C66AD" w:rsidP="00011E4E">
      <w:pPr>
        <w:widowControl w:val="0"/>
        <w:tabs>
          <w:tab w:val="left" w:pos="567"/>
          <w:tab w:val="center" w:pos="4723"/>
        </w:tabs>
        <w:autoSpaceDE w:val="0"/>
        <w:autoSpaceDN w:val="0"/>
        <w:adjustRightInd w:val="0"/>
        <w:spacing w:after="240" w:line="340" w:lineRule="atLeast"/>
        <w:jc w:val="both"/>
        <w:rPr>
          <w:rFonts w:ascii="Times New Roman" w:hAnsi="Times New Roman" w:cs="Times New Roman"/>
          <w:color w:val="000000"/>
          <w:lang w:val="id-ID"/>
        </w:rPr>
      </w:pPr>
      <w:r w:rsidRPr="002945F1">
        <w:rPr>
          <w:rFonts w:ascii="Times New Roman" w:hAnsi="Times New Roman" w:cs="Times New Roman"/>
          <w:color w:val="000000"/>
          <w:lang w:val="id-ID"/>
        </w:rPr>
        <w:tab/>
      </w:r>
      <w:r w:rsidR="009711D7" w:rsidRPr="002945F1">
        <w:rPr>
          <w:rFonts w:ascii="Times New Roman" w:hAnsi="Times New Roman" w:cs="Times New Roman"/>
          <w:color w:val="000000"/>
          <w:lang w:val="id-ID"/>
        </w:rPr>
        <w:tab/>
      </w:r>
      <w:r w:rsidR="00101839" w:rsidRPr="002945F1">
        <w:rPr>
          <w:rFonts w:ascii="Times New Roman" w:hAnsi="Times New Roman" w:cs="Times New Roman"/>
          <w:color w:val="000000"/>
          <w:lang w:val="id-ID"/>
        </w:rPr>
        <w:t>Me</w:t>
      </w:r>
      <w:r w:rsidR="007243BE">
        <w:rPr>
          <w:rFonts w:ascii="Times New Roman" w:hAnsi="Times New Roman" w:cs="Times New Roman"/>
          <w:color w:val="000000"/>
          <w:lang w:val="id-ID"/>
        </w:rPr>
        <w:t xml:space="preserve">tode untuk menghasilkan </w:t>
      </w:r>
      <w:r w:rsidR="007243BE">
        <w:rPr>
          <w:rFonts w:ascii="Times New Roman" w:hAnsi="Times New Roman" w:cs="Times New Roman"/>
          <w:i/>
          <w:color w:val="000000"/>
          <w:lang w:val="id-ID"/>
        </w:rPr>
        <w:t xml:space="preserve">single </w:t>
      </w:r>
      <w:r w:rsidR="007243BE">
        <w:rPr>
          <w:rFonts w:ascii="Times New Roman" w:hAnsi="Times New Roman" w:cs="Times New Roman"/>
          <w:color w:val="000000"/>
          <w:lang w:val="id-ID"/>
        </w:rPr>
        <w:t>CIF meliputi</w:t>
      </w:r>
      <w:r w:rsidR="0060161E">
        <w:rPr>
          <w:rFonts w:ascii="Times New Roman" w:hAnsi="Times New Roman" w:cs="Times New Roman"/>
          <w:color w:val="000000"/>
          <w:lang w:val="id-ID"/>
        </w:rPr>
        <w:t xml:space="preserve"> tahapan</w:t>
      </w:r>
      <w:r w:rsidR="00101839" w:rsidRPr="002945F1">
        <w:rPr>
          <w:rFonts w:ascii="Times New Roman" w:hAnsi="Times New Roman" w:cs="Times New Roman"/>
          <w:color w:val="000000"/>
          <w:lang w:val="id-ID"/>
        </w:rPr>
        <w:t xml:space="preserve"> penyatuan,</w:t>
      </w:r>
      <w:r w:rsidR="00B45632">
        <w:rPr>
          <w:rFonts w:ascii="Times New Roman" w:hAnsi="Times New Roman" w:cs="Times New Roman"/>
          <w:color w:val="000000"/>
          <w:lang w:val="id-ID"/>
        </w:rPr>
        <w:t xml:space="preserve"> pemodelan,</w:t>
      </w:r>
      <w:r w:rsidR="00BE3AE4">
        <w:rPr>
          <w:rFonts w:ascii="Times New Roman" w:hAnsi="Times New Roman" w:cs="Times New Roman"/>
          <w:color w:val="000000"/>
          <w:lang w:val="id-ID"/>
        </w:rPr>
        <w:t xml:space="preserve"> pembersihan, </w:t>
      </w:r>
      <w:r w:rsidR="00101839" w:rsidRPr="002945F1">
        <w:rPr>
          <w:rFonts w:ascii="Times New Roman" w:hAnsi="Times New Roman" w:cs="Times New Roman"/>
          <w:color w:val="000000"/>
          <w:lang w:val="id-ID"/>
        </w:rPr>
        <w:t>pencocokan</w:t>
      </w:r>
      <w:r w:rsidR="00BE3AE4">
        <w:rPr>
          <w:rFonts w:ascii="Times New Roman" w:hAnsi="Times New Roman" w:cs="Times New Roman"/>
          <w:color w:val="000000"/>
          <w:lang w:val="id-ID"/>
        </w:rPr>
        <w:t xml:space="preserve">, dan </w:t>
      </w:r>
      <w:r w:rsidR="00BE3AE4" w:rsidRPr="002945F1">
        <w:rPr>
          <w:rFonts w:ascii="Times New Roman" w:hAnsi="Times New Roman" w:cs="Times New Roman"/>
          <w:color w:val="000000"/>
          <w:lang w:val="id-ID"/>
        </w:rPr>
        <w:t>pengelompokan</w:t>
      </w:r>
      <w:r w:rsidR="00A171BE">
        <w:rPr>
          <w:rFonts w:ascii="Times New Roman" w:hAnsi="Times New Roman" w:cs="Times New Roman"/>
          <w:color w:val="000000"/>
          <w:lang w:val="id-ID"/>
        </w:rPr>
        <w:t xml:space="preserve"> data disebut</w:t>
      </w:r>
      <w:r w:rsidR="00101839" w:rsidRPr="002945F1">
        <w:rPr>
          <w:rFonts w:ascii="Times New Roman" w:hAnsi="Times New Roman" w:cs="Times New Roman"/>
          <w:color w:val="000000"/>
          <w:lang w:val="id-ID"/>
        </w:rPr>
        <w:t xml:space="preserve"> </w:t>
      </w:r>
      <w:r w:rsidR="002E0977" w:rsidRPr="002945F1">
        <w:rPr>
          <w:rFonts w:ascii="Times New Roman" w:hAnsi="Times New Roman" w:cs="Times New Roman"/>
          <w:i/>
          <w:color w:val="000000"/>
          <w:lang w:val="id-ID"/>
        </w:rPr>
        <w:t>m</w:t>
      </w:r>
      <w:r w:rsidR="00F61FA3" w:rsidRPr="002945F1">
        <w:rPr>
          <w:rFonts w:ascii="Times New Roman" w:hAnsi="Times New Roman" w:cs="Times New Roman"/>
          <w:i/>
          <w:color w:val="000000"/>
          <w:lang w:val="id-ID"/>
        </w:rPr>
        <w:t>odified e</w:t>
      </w:r>
      <w:r w:rsidR="00BD462E" w:rsidRPr="002945F1">
        <w:rPr>
          <w:rFonts w:ascii="Times New Roman" w:hAnsi="Times New Roman" w:cs="Times New Roman"/>
          <w:i/>
          <w:color w:val="000000"/>
          <w:lang w:val="id-ID"/>
        </w:rPr>
        <w:t>nterprise i</w:t>
      </w:r>
      <w:r w:rsidR="00530471" w:rsidRPr="002945F1">
        <w:rPr>
          <w:rFonts w:ascii="Times New Roman" w:hAnsi="Times New Roman" w:cs="Times New Roman"/>
          <w:i/>
          <w:color w:val="000000"/>
          <w:lang w:val="id-ID"/>
        </w:rPr>
        <w:t>nformation m</w:t>
      </w:r>
      <w:r w:rsidR="00101839" w:rsidRPr="002945F1">
        <w:rPr>
          <w:rFonts w:ascii="Times New Roman" w:hAnsi="Times New Roman" w:cs="Times New Roman"/>
          <w:i/>
          <w:color w:val="000000"/>
          <w:lang w:val="id-ID"/>
        </w:rPr>
        <w:t>anagement (</w:t>
      </w:r>
      <w:r w:rsidR="0078594F">
        <w:rPr>
          <w:rFonts w:ascii="Times New Roman" w:hAnsi="Times New Roman" w:cs="Times New Roman"/>
          <w:i/>
          <w:color w:val="000000"/>
          <w:lang w:val="id-ID"/>
        </w:rPr>
        <w:t>Mod-</w:t>
      </w:r>
      <w:r w:rsidR="00101839" w:rsidRPr="002945F1">
        <w:rPr>
          <w:rFonts w:ascii="Times New Roman" w:hAnsi="Times New Roman" w:cs="Times New Roman"/>
          <w:i/>
          <w:color w:val="000000"/>
          <w:lang w:val="id-ID"/>
        </w:rPr>
        <w:t>EIM)</w:t>
      </w:r>
      <w:r w:rsidR="00E7651B">
        <w:rPr>
          <w:rFonts w:ascii="Times New Roman" w:hAnsi="Times New Roman" w:cs="Times New Roman"/>
          <w:color w:val="000000"/>
          <w:lang w:val="id-ID"/>
        </w:rPr>
        <w:t>.</w:t>
      </w:r>
      <w:r w:rsidR="00E277BE" w:rsidRPr="002945F1">
        <w:rPr>
          <w:rFonts w:ascii="Times New Roman" w:hAnsi="Times New Roman" w:cs="Times New Roman"/>
          <w:color w:val="000000"/>
          <w:lang w:val="id-ID"/>
        </w:rPr>
        <w:t xml:space="preserve"> </w:t>
      </w:r>
      <w:r w:rsidR="00416A4E">
        <w:rPr>
          <w:rFonts w:ascii="Times New Roman" w:hAnsi="Times New Roman" w:cs="Times New Roman"/>
          <w:color w:val="000000"/>
          <w:lang w:val="id-ID"/>
        </w:rPr>
        <w:t>Skema Mod-EIM</w:t>
      </w:r>
      <w:r w:rsidR="00C94584">
        <w:rPr>
          <w:rFonts w:ascii="Times New Roman" w:hAnsi="Times New Roman" w:cs="Times New Roman"/>
          <w:color w:val="000000"/>
          <w:lang w:val="id-ID"/>
        </w:rPr>
        <w:t xml:space="preserve"> dapa</w:t>
      </w:r>
      <w:r w:rsidR="00681F88">
        <w:rPr>
          <w:rFonts w:ascii="Times New Roman" w:hAnsi="Times New Roman" w:cs="Times New Roman"/>
          <w:color w:val="000000"/>
          <w:lang w:val="id-ID"/>
        </w:rPr>
        <w:t>t dilihat pada Gambar 1.</w:t>
      </w:r>
    </w:p>
    <w:p w14:paraId="714BB730" w14:textId="01CD4373" w:rsidR="00681F88" w:rsidRDefault="004C7AC4" w:rsidP="00011E4E">
      <w:pPr>
        <w:widowControl w:val="0"/>
        <w:tabs>
          <w:tab w:val="left" w:pos="567"/>
          <w:tab w:val="center" w:pos="4723"/>
        </w:tabs>
        <w:autoSpaceDE w:val="0"/>
        <w:autoSpaceDN w:val="0"/>
        <w:adjustRightInd w:val="0"/>
        <w:spacing w:after="240" w:line="340" w:lineRule="atLeast"/>
        <w:jc w:val="both"/>
        <w:rPr>
          <w:ins w:id="1" w:author="Microsoft Office User" w:date="2017-03-30T11:58:00Z"/>
          <w:rFonts w:ascii="Times New Roman" w:hAnsi="Times New Roman" w:cs="Times New Roman"/>
          <w:color w:val="000000"/>
          <w:lang w:val="id-ID"/>
        </w:rPr>
      </w:pPr>
      <w:r>
        <w:rPr>
          <w:rFonts w:ascii="Times New Roman" w:hAnsi="Times New Roman" w:cs="Times New Roman"/>
          <w:noProof/>
          <w:color w:val="000000"/>
        </w:rPr>
        <w:drawing>
          <wp:inline distT="0" distB="0" distL="0" distR="0" wp14:anchorId="3AA1570A" wp14:editId="16CC12C0">
            <wp:extent cx="5486400" cy="2029922"/>
            <wp:effectExtent l="0" t="0" r="0" b="254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322AD84" w14:textId="69271332" w:rsidR="00CC1510" w:rsidRPr="007D5D38" w:rsidRDefault="003A5EB2" w:rsidP="007D5D38">
      <w:pPr>
        <w:widowControl w:val="0"/>
        <w:tabs>
          <w:tab w:val="left" w:pos="567"/>
          <w:tab w:val="center" w:pos="4723"/>
        </w:tabs>
        <w:autoSpaceDE w:val="0"/>
        <w:autoSpaceDN w:val="0"/>
        <w:adjustRightInd w:val="0"/>
        <w:spacing w:after="240" w:line="340" w:lineRule="atLeast"/>
        <w:jc w:val="center"/>
        <w:rPr>
          <w:rFonts w:ascii="Times New Roman" w:hAnsi="Times New Roman" w:cs="Times New Roman"/>
          <w:color w:val="000000"/>
          <w:lang w:val="id-ID"/>
        </w:rPr>
      </w:pPr>
      <w:r>
        <w:rPr>
          <w:rFonts w:ascii="Times New Roman" w:hAnsi="Times New Roman" w:cs="Times New Roman"/>
          <w:color w:val="000000"/>
          <w:lang w:val="id-ID"/>
        </w:rPr>
        <w:t>Gambar 1. S</w:t>
      </w:r>
      <w:r w:rsidR="003946EE">
        <w:rPr>
          <w:rFonts w:ascii="Times New Roman" w:hAnsi="Times New Roman" w:cs="Times New Roman"/>
          <w:color w:val="000000"/>
          <w:lang w:val="id-ID"/>
        </w:rPr>
        <w:t>kenario Mod-EIM</w:t>
      </w:r>
    </w:p>
    <w:p w14:paraId="070AEDB0" w14:textId="03BCFBD9" w:rsidR="00CD6F1A" w:rsidRPr="00906FFA" w:rsidRDefault="009119F8" w:rsidP="00F62FF0">
      <w:pPr>
        <w:widowControl w:val="0"/>
        <w:tabs>
          <w:tab w:val="left" w:pos="567"/>
          <w:tab w:val="center" w:pos="4723"/>
        </w:tabs>
        <w:autoSpaceDE w:val="0"/>
        <w:autoSpaceDN w:val="0"/>
        <w:adjustRightInd w:val="0"/>
        <w:spacing w:after="240" w:line="340" w:lineRule="atLeast"/>
        <w:jc w:val="both"/>
        <w:rPr>
          <w:rFonts w:ascii="Times New Roman" w:hAnsi="Times New Roman" w:cs="Times New Roman"/>
          <w:i/>
          <w:color w:val="000000"/>
          <w:sz w:val="26"/>
          <w:lang w:val="id-ID"/>
        </w:rPr>
      </w:pPr>
      <w:r>
        <w:rPr>
          <w:rFonts w:ascii="Times New Roman" w:hAnsi="Times New Roman" w:cs="Times New Roman"/>
          <w:i/>
          <w:color w:val="000000"/>
          <w:sz w:val="26"/>
          <w:lang w:val="id-ID"/>
        </w:rPr>
        <w:t xml:space="preserve">Preparation and </w:t>
      </w:r>
      <w:r w:rsidR="004B70AA">
        <w:rPr>
          <w:rFonts w:ascii="Times New Roman" w:hAnsi="Times New Roman" w:cs="Times New Roman"/>
          <w:i/>
          <w:color w:val="000000"/>
          <w:sz w:val="26"/>
          <w:lang w:val="id-ID"/>
        </w:rPr>
        <w:t>Integration</w:t>
      </w:r>
    </w:p>
    <w:p w14:paraId="33FA3509" w14:textId="5072E5F6" w:rsidR="005D46DC" w:rsidRPr="00B92CDF" w:rsidRDefault="004C0B7A" w:rsidP="00F62FF0">
      <w:pPr>
        <w:widowControl w:val="0"/>
        <w:tabs>
          <w:tab w:val="left" w:pos="567"/>
          <w:tab w:val="center" w:pos="4723"/>
        </w:tabs>
        <w:autoSpaceDE w:val="0"/>
        <w:autoSpaceDN w:val="0"/>
        <w:adjustRightInd w:val="0"/>
        <w:spacing w:after="240" w:line="340" w:lineRule="atLeast"/>
        <w:jc w:val="both"/>
        <w:rPr>
          <w:rFonts w:ascii="Times New Roman" w:hAnsi="Times New Roman" w:cs="Times New Roman"/>
          <w:i/>
          <w:color w:val="000000"/>
          <w:lang w:val="id-ID"/>
        </w:rPr>
      </w:pPr>
      <w:r>
        <w:rPr>
          <w:rFonts w:ascii="Times New Roman" w:hAnsi="Times New Roman" w:cs="Times New Roman"/>
          <w:color w:val="000000"/>
          <w:lang w:val="id-ID"/>
        </w:rPr>
        <w:tab/>
      </w:r>
      <w:r w:rsidR="00D25553">
        <w:rPr>
          <w:rFonts w:ascii="Times New Roman" w:hAnsi="Times New Roman" w:cs="Times New Roman"/>
          <w:color w:val="000000"/>
          <w:lang w:val="id-ID"/>
        </w:rPr>
        <w:t>Skenario</w:t>
      </w:r>
      <w:r w:rsidR="00704AD6">
        <w:rPr>
          <w:rFonts w:ascii="Times New Roman" w:hAnsi="Times New Roman" w:cs="Times New Roman"/>
          <w:color w:val="000000"/>
          <w:lang w:val="id-ID"/>
        </w:rPr>
        <w:t xml:space="preserve"> Mod-EIM dimulai dari </w:t>
      </w:r>
      <w:r w:rsidR="00760633">
        <w:rPr>
          <w:rFonts w:ascii="Times New Roman" w:hAnsi="Times New Roman" w:cs="Times New Roman"/>
          <w:color w:val="000000"/>
          <w:lang w:val="id-ID"/>
        </w:rPr>
        <w:t xml:space="preserve">persiapan dan </w:t>
      </w:r>
      <w:r w:rsidR="00704AD6">
        <w:rPr>
          <w:rFonts w:ascii="Times New Roman" w:hAnsi="Times New Roman" w:cs="Times New Roman"/>
          <w:color w:val="000000"/>
          <w:lang w:val="id-ID"/>
        </w:rPr>
        <w:t xml:space="preserve">integrasi tiga basis data nasabah di BDI, yaitu Ascend, Adira dan NCBS. </w:t>
      </w:r>
      <w:r w:rsidR="00F838FD">
        <w:rPr>
          <w:rFonts w:ascii="Times New Roman" w:hAnsi="Times New Roman" w:cs="Times New Roman"/>
          <w:color w:val="000000"/>
          <w:lang w:val="id-ID"/>
        </w:rPr>
        <w:t xml:space="preserve">Tahapan </w:t>
      </w:r>
      <w:r w:rsidR="009C16E3">
        <w:rPr>
          <w:rFonts w:ascii="Times New Roman" w:hAnsi="Times New Roman" w:cs="Times New Roman"/>
          <w:color w:val="000000"/>
          <w:lang w:val="id-ID"/>
        </w:rPr>
        <w:t>integrasi menggunakan</w:t>
      </w:r>
      <w:r w:rsidR="004C561F">
        <w:rPr>
          <w:rFonts w:ascii="Times New Roman" w:hAnsi="Times New Roman" w:cs="Times New Roman"/>
          <w:color w:val="000000"/>
          <w:lang w:val="id-ID"/>
        </w:rPr>
        <w:t xml:space="preserve"> </w:t>
      </w:r>
      <w:r w:rsidR="001E3BC2">
        <w:rPr>
          <w:rFonts w:ascii="Times New Roman" w:hAnsi="Times New Roman" w:cs="Times New Roman"/>
          <w:i/>
          <w:color w:val="000000"/>
          <w:lang w:val="id-ID"/>
        </w:rPr>
        <w:t xml:space="preserve">framewok </w:t>
      </w:r>
      <w:r w:rsidR="004C561F">
        <w:rPr>
          <w:rFonts w:ascii="Times New Roman" w:hAnsi="Times New Roman" w:cs="Times New Roman"/>
          <w:color w:val="000000"/>
          <w:lang w:val="id-ID"/>
        </w:rPr>
        <w:t>Hadoop</w:t>
      </w:r>
      <w:r w:rsidR="00DA0177">
        <w:rPr>
          <w:rFonts w:ascii="Times New Roman" w:hAnsi="Times New Roman" w:cs="Times New Roman"/>
          <w:i/>
          <w:color w:val="000000"/>
          <w:lang w:val="id-ID"/>
        </w:rPr>
        <w:t xml:space="preserve">. </w:t>
      </w:r>
      <w:r w:rsidR="00C57BAA">
        <w:rPr>
          <w:rFonts w:ascii="Times New Roman" w:hAnsi="Times New Roman" w:cs="Times New Roman"/>
          <w:color w:val="000000"/>
          <w:lang w:val="id-ID"/>
        </w:rPr>
        <w:t xml:space="preserve">Hadoop </w:t>
      </w:r>
      <w:r w:rsidR="00B57717">
        <w:rPr>
          <w:rFonts w:ascii="Times New Roman" w:hAnsi="Times New Roman" w:cs="Times New Roman"/>
          <w:color w:val="000000"/>
        </w:rPr>
        <w:t>m</w:t>
      </w:r>
      <w:r w:rsidR="005D46DC" w:rsidRPr="005D46DC">
        <w:rPr>
          <w:rFonts w:ascii="Times New Roman" w:hAnsi="Times New Roman" w:cs="Times New Roman"/>
          <w:color w:val="000000"/>
        </w:rPr>
        <w:t xml:space="preserve">emindahkan </w:t>
      </w:r>
      <w:r w:rsidR="00603F3F">
        <w:rPr>
          <w:rFonts w:ascii="Times New Roman" w:hAnsi="Times New Roman" w:cs="Times New Roman"/>
          <w:color w:val="000000"/>
        </w:rPr>
        <w:t xml:space="preserve">data </w:t>
      </w:r>
      <w:r w:rsidR="0022001F">
        <w:rPr>
          <w:rFonts w:ascii="Times New Roman" w:hAnsi="Times New Roman" w:cs="Times New Roman"/>
          <w:color w:val="000000"/>
        </w:rPr>
        <w:t xml:space="preserve">berukuran besar </w:t>
      </w:r>
      <w:r w:rsidR="005D46DC" w:rsidRPr="005D46DC">
        <w:rPr>
          <w:rFonts w:ascii="Times New Roman" w:hAnsi="Times New Roman" w:cs="Times New Roman"/>
          <w:color w:val="000000"/>
        </w:rPr>
        <w:t>dari berbagai sumber ke tempat sentral</w:t>
      </w:r>
      <w:r w:rsidR="00A56FA7">
        <w:rPr>
          <w:rFonts w:ascii="Times New Roman" w:hAnsi="Times New Roman" w:cs="Times New Roman"/>
          <w:color w:val="000000"/>
        </w:rPr>
        <w:t xml:space="preserve"> (</w:t>
      </w:r>
      <w:r w:rsidR="00A56FA7" w:rsidRPr="00A56FA7">
        <w:rPr>
          <w:rFonts w:ascii="Times New Roman" w:hAnsi="Times New Roman" w:cs="Times New Roman"/>
          <w:i/>
          <w:color w:val="000000"/>
        </w:rPr>
        <w:t>data warehouse</w:t>
      </w:r>
      <w:r w:rsidR="00A56FA7">
        <w:rPr>
          <w:rFonts w:ascii="Times New Roman" w:hAnsi="Times New Roman" w:cs="Times New Roman"/>
          <w:color w:val="000000"/>
        </w:rPr>
        <w:t>)</w:t>
      </w:r>
      <w:r w:rsidR="005E668F">
        <w:rPr>
          <w:rFonts w:ascii="Times New Roman" w:hAnsi="Times New Roman" w:cs="Times New Roman"/>
          <w:color w:val="000000"/>
        </w:rPr>
        <w:t>.</w:t>
      </w:r>
      <w:r w:rsidR="001039B5">
        <w:rPr>
          <w:rFonts w:ascii="Times New Roman" w:hAnsi="Times New Roman" w:cs="Times New Roman"/>
          <w:color w:val="000000"/>
        </w:rPr>
        <w:t xml:space="preserve"> </w:t>
      </w:r>
      <w:r w:rsidR="005D46DC" w:rsidRPr="005D46DC">
        <w:rPr>
          <w:rFonts w:ascii="Times New Roman" w:hAnsi="Times New Roman" w:cs="Times New Roman"/>
          <w:color w:val="000000"/>
        </w:rPr>
        <w:t>Hadoop</w:t>
      </w:r>
      <w:r w:rsidR="00FC4B3A">
        <w:rPr>
          <w:rFonts w:ascii="Times New Roman" w:hAnsi="Times New Roman" w:cs="Times New Roman"/>
          <w:color w:val="000000"/>
        </w:rPr>
        <w:t xml:space="preserve"> </w:t>
      </w:r>
      <w:r w:rsidR="0003706F">
        <w:rPr>
          <w:rFonts w:ascii="Times New Roman" w:hAnsi="Times New Roman" w:cs="Times New Roman"/>
          <w:color w:val="000000"/>
        </w:rPr>
        <w:t>memiliki keunggulan</w:t>
      </w:r>
      <w:r w:rsidR="00F50EE4">
        <w:rPr>
          <w:rFonts w:ascii="Times New Roman" w:hAnsi="Times New Roman" w:cs="Times New Roman"/>
          <w:color w:val="000000"/>
        </w:rPr>
        <w:t>,</w:t>
      </w:r>
      <w:r w:rsidR="0003706F">
        <w:rPr>
          <w:rFonts w:ascii="Times New Roman" w:hAnsi="Times New Roman" w:cs="Times New Roman"/>
          <w:color w:val="000000"/>
        </w:rPr>
        <w:t xml:space="preserve"> yaitu</w:t>
      </w:r>
      <w:r w:rsidR="00F03F73">
        <w:rPr>
          <w:rFonts w:ascii="Times New Roman" w:hAnsi="Times New Roman" w:cs="Times New Roman"/>
          <w:color w:val="000000"/>
        </w:rPr>
        <w:t xml:space="preserve"> m</w:t>
      </w:r>
      <w:r w:rsidR="008B4DED">
        <w:rPr>
          <w:rFonts w:ascii="Times New Roman" w:hAnsi="Times New Roman" w:cs="Times New Roman"/>
          <w:color w:val="000000"/>
        </w:rPr>
        <w:t>enyimpan data berukuran b</w:t>
      </w:r>
      <w:r w:rsidR="005D46DC" w:rsidRPr="005D46DC">
        <w:rPr>
          <w:rFonts w:ascii="Times New Roman" w:hAnsi="Times New Roman" w:cs="Times New Roman"/>
          <w:color w:val="000000"/>
        </w:rPr>
        <w:t xml:space="preserve">esar dengan biaya yang </w:t>
      </w:r>
      <w:r w:rsidR="0007032D">
        <w:rPr>
          <w:rFonts w:ascii="Times New Roman" w:hAnsi="Times New Roman" w:cs="Times New Roman"/>
          <w:color w:val="000000"/>
        </w:rPr>
        <w:t>relatif</w:t>
      </w:r>
      <w:r w:rsidR="00005BFB">
        <w:rPr>
          <w:rFonts w:ascii="Times New Roman" w:hAnsi="Times New Roman" w:cs="Times New Roman"/>
          <w:color w:val="000000"/>
        </w:rPr>
        <w:t xml:space="preserve"> murah</w:t>
      </w:r>
      <w:r w:rsidR="00B411C4">
        <w:rPr>
          <w:rFonts w:ascii="Times New Roman" w:hAnsi="Times New Roman" w:cs="Times New Roman"/>
          <w:color w:val="000000"/>
        </w:rPr>
        <w:t xml:space="preserve"> pada HDFS</w:t>
      </w:r>
      <w:r w:rsidR="0003792D">
        <w:rPr>
          <w:rFonts w:ascii="Times New Roman" w:hAnsi="Times New Roman" w:cs="Times New Roman"/>
          <w:color w:val="000000"/>
        </w:rPr>
        <w:t>,</w:t>
      </w:r>
      <w:r w:rsidR="00E3128D">
        <w:rPr>
          <w:rFonts w:ascii="Times New Roman" w:hAnsi="Times New Roman" w:cs="Times New Roman"/>
          <w:color w:val="000000"/>
        </w:rPr>
        <w:t xml:space="preserve"> dan memungkinan pengolahan secara </w:t>
      </w:r>
      <w:r w:rsidR="001D5345">
        <w:rPr>
          <w:rFonts w:ascii="Times New Roman" w:hAnsi="Times New Roman" w:cs="Times New Roman"/>
          <w:color w:val="000000"/>
        </w:rPr>
        <w:t>para</w:t>
      </w:r>
      <w:r w:rsidR="00E3128D">
        <w:rPr>
          <w:rFonts w:ascii="Times New Roman" w:hAnsi="Times New Roman" w:cs="Times New Roman"/>
          <w:color w:val="000000"/>
        </w:rPr>
        <w:t>lel dan terdistribusi</w:t>
      </w:r>
      <w:r w:rsidR="00005BFB">
        <w:rPr>
          <w:rFonts w:ascii="Times New Roman" w:hAnsi="Times New Roman" w:cs="Times New Roman"/>
          <w:color w:val="000000"/>
        </w:rPr>
        <w:t>.</w:t>
      </w:r>
      <w:r w:rsidR="00C0485E">
        <w:rPr>
          <w:rFonts w:ascii="Times New Roman" w:hAnsi="Times New Roman" w:cs="Times New Roman"/>
          <w:color w:val="000000"/>
        </w:rPr>
        <w:t xml:space="preserve"> Sekenario integrasi dapat dilihat pada Gambar 2.</w:t>
      </w:r>
    </w:p>
    <w:p w14:paraId="684083D6" w14:textId="0D8BB112" w:rsidR="00F7393B" w:rsidRDefault="00C27B9D" w:rsidP="00B92CDF">
      <w:pPr>
        <w:widowControl w:val="0"/>
        <w:tabs>
          <w:tab w:val="left" w:pos="567"/>
          <w:tab w:val="center" w:pos="4723"/>
        </w:tabs>
        <w:autoSpaceDE w:val="0"/>
        <w:autoSpaceDN w:val="0"/>
        <w:adjustRightInd w:val="0"/>
        <w:spacing w:after="240" w:line="340" w:lineRule="atLeast"/>
        <w:jc w:val="center"/>
        <w:rPr>
          <w:rFonts w:ascii="Times New Roman" w:hAnsi="Times New Roman" w:cs="Times New Roman"/>
          <w:color w:val="000000"/>
          <w:lang w:val="id-ID"/>
        </w:rPr>
      </w:pPr>
      <w:r>
        <w:rPr>
          <w:rFonts w:ascii="Times New Roman" w:hAnsi="Times New Roman" w:cs="Times New Roman"/>
          <w:noProof/>
          <w:color w:val="000000"/>
        </w:rPr>
        <w:drawing>
          <wp:inline distT="0" distB="0" distL="0" distR="0" wp14:anchorId="4314B09E" wp14:editId="314C3876">
            <wp:extent cx="3937635" cy="28065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Warehouse.png"/>
                    <pic:cNvPicPr/>
                  </pic:nvPicPr>
                  <pic:blipFill>
                    <a:blip r:embed="rId19">
                      <a:extLst>
                        <a:ext uri="{28A0092B-C50C-407E-A947-70E740481C1C}">
                          <a14:useLocalDpi xmlns:a14="http://schemas.microsoft.com/office/drawing/2010/main" val="0"/>
                        </a:ext>
                      </a:extLst>
                    </a:blip>
                    <a:stretch>
                      <a:fillRect/>
                    </a:stretch>
                  </pic:blipFill>
                  <pic:spPr>
                    <a:xfrm>
                      <a:off x="0" y="0"/>
                      <a:ext cx="3937635" cy="2806548"/>
                    </a:xfrm>
                    <a:prstGeom prst="rect">
                      <a:avLst/>
                    </a:prstGeom>
                  </pic:spPr>
                </pic:pic>
              </a:graphicData>
            </a:graphic>
          </wp:inline>
        </w:drawing>
      </w:r>
    </w:p>
    <w:p w14:paraId="647EE0D2" w14:textId="5446B7F5" w:rsidR="004D3388" w:rsidRDefault="00BB33E7" w:rsidP="006B0C7D">
      <w:pPr>
        <w:widowControl w:val="0"/>
        <w:tabs>
          <w:tab w:val="left" w:pos="567"/>
          <w:tab w:val="center" w:pos="4723"/>
        </w:tabs>
        <w:autoSpaceDE w:val="0"/>
        <w:autoSpaceDN w:val="0"/>
        <w:adjustRightInd w:val="0"/>
        <w:spacing w:after="240" w:line="340" w:lineRule="atLeast"/>
        <w:jc w:val="center"/>
        <w:rPr>
          <w:rFonts w:ascii="Times New Roman" w:hAnsi="Times New Roman" w:cs="Times New Roman"/>
          <w:color w:val="000000"/>
          <w:lang w:val="id-ID"/>
        </w:rPr>
      </w:pPr>
      <w:r>
        <w:rPr>
          <w:rFonts w:ascii="Times New Roman" w:hAnsi="Times New Roman" w:cs="Times New Roman"/>
          <w:color w:val="000000"/>
          <w:lang w:val="id-ID"/>
        </w:rPr>
        <w:t>Gambar 2</w:t>
      </w:r>
      <w:r w:rsidR="004D3388">
        <w:rPr>
          <w:rFonts w:ascii="Times New Roman" w:hAnsi="Times New Roman" w:cs="Times New Roman"/>
          <w:color w:val="000000"/>
          <w:lang w:val="id-ID"/>
        </w:rPr>
        <w:t>. S</w:t>
      </w:r>
      <w:r w:rsidR="003867CA">
        <w:rPr>
          <w:rFonts w:ascii="Times New Roman" w:hAnsi="Times New Roman" w:cs="Times New Roman"/>
          <w:color w:val="000000"/>
          <w:lang w:val="id-ID"/>
        </w:rPr>
        <w:t>kenario Integrasi</w:t>
      </w:r>
    </w:p>
    <w:p w14:paraId="3D0CF69D" w14:textId="65F7FB03" w:rsidR="000F030A" w:rsidRDefault="000C35FD" w:rsidP="00F62FF0">
      <w:pPr>
        <w:widowControl w:val="0"/>
        <w:tabs>
          <w:tab w:val="left" w:pos="567"/>
          <w:tab w:val="center" w:pos="4723"/>
        </w:tabs>
        <w:autoSpaceDE w:val="0"/>
        <w:autoSpaceDN w:val="0"/>
        <w:adjustRightInd w:val="0"/>
        <w:spacing w:after="240" w:line="340" w:lineRule="atLeast"/>
        <w:jc w:val="both"/>
        <w:rPr>
          <w:rFonts w:ascii="Times New Roman" w:hAnsi="Times New Roman" w:cs="Times New Roman"/>
          <w:i/>
          <w:color w:val="000000"/>
          <w:lang w:val="id-ID"/>
        </w:rPr>
      </w:pPr>
      <w:r>
        <w:rPr>
          <w:rFonts w:ascii="Times New Roman" w:hAnsi="Times New Roman" w:cs="Times New Roman"/>
          <w:i/>
          <w:color w:val="000000"/>
          <w:lang w:val="id-ID"/>
        </w:rPr>
        <w:lastRenderedPageBreak/>
        <w:t>Modeling</w:t>
      </w:r>
    </w:p>
    <w:p w14:paraId="008FCD6C" w14:textId="489C87A1" w:rsidR="00495CB6" w:rsidRPr="007114CD" w:rsidRDefault="0076579F" w:rsidP="00F62FF0">
      <w:pPr>
        <w:widowControl w:val="0"/>
        <w:tabs>
          <w:tab w:val="left" w:pos="567"/>
          <w:tab w:val="center" w:pos="4723"/>
        </w:tabs>
        <w:autoSpaceDE w:val="0"/>
        <w:autoSpaceDN w:val="0"/>
        <w:adjustRightInd w:val="0"/>
        <w:spacing w:after="240" w:line="340" w:lineRule="atLeast"/>
        <w:jc w:val="both"/>
        <w:rPr>
          <w:rFonts w:ascii="Times New Roman" w:hAnsi="Times New Roman" w:cs="Times New Roman"/>
          <w:color w:val="000000"/>
          <w:lang w:val="id-ID"/>
        </w:rPr>
      </w:pPr>
      <w:r>
        <w:rPr>
          <w:rFonts w:ascii="Times New Roman" w:hAnsi="Times New Roman" w:cs="Times New Roman"/>
          <w:i/>
          <w:color w:val="000000"/>
          <w:lang w:val="id-ID"/>
        </w:rPr>
        <w:tab/>
      </w:r>
      <w:r w:rsidR="00495CB6" w:rsidRPr="00961A23">
        <w:rPr>
          <w:rFonts w:ascii="Times New Roman" w:hAnsi="Times New Roman" w:cs="Times New Roman"/>
          <w:i/>
          <w:color w:val="000000"/>
          <w:lang w:val="id-ID"/>
        </w:rPr>
        <w:t xml:space="preserve">Modeling </w:t>
      </w:r>
      <w:r w:rsidR="00495CB6">
        <w:rPr>
          <w:rFonts w:ascii="Times New Roman" w:hAnsi="Times New Roman" w:cs="Times New Roman"/>
          <w:color w:val="000000"/>
          <w:lang w:val="id-ID"/>
        </w:rPr>
        <w:t>adalah tahapan pembentukan</w:t>
      </w:r>
      <w:r w:rsidR="00033AA6">
        <w:rPr>
          <w:rFonts w:ascii="Times New Roman" w:hAnsi="Times New Roman" w:cs="Times New Roman"/>
          <w:color w:val="000000"/>
          <w:lang w:val="id-ID"/>
        </w:rPr>
        <w:t xml:space="preserve"> </w:t>
      </w:r>
      <w:r w:rsidR="00033AA6" w:rsidRPr="004441D9">
        <w:rPr>
          <w:rFonts w:ascii="Times New Roman" w:hAnsi="Times New Roman" w:cs="Times New Roman"/>
          <w:i/>
          <w:color w:val="000000"/>
          <w:lang w:val="id-ID"/>
        </w:rPr>
        <w:t>schema</w:t>
      </w:r>
      <w:r w:rsidR="0011126B">
        <w:rPr>
          <w:rFonts w:ascii="Times New Roman" w:hAnsi="Times New Roman" w:cs="Times New Roman"/>
          <w:color w:val="000000"/>
          <w:lang w:val="id-ID"/>
        </w:rPr>
        <w:t xml:space="preserve"> data nasabah</w:t>
      </w:r>
      <w:r w:rsidR="004E7D12">
        <w:rPr>
          <w:rFonts w:ascii="Times New Roman" w:hAnsi="Times New Roman" w:cs="Times New Roman"/>
          <w:color w:val="000000"/>
          <w:lang w:val="id-ID"/>
        </w:rPr>
        <w:t xml:space="preserve">. </w:t>
      </w:r>
      <w:r w:rsidR="004E7D12" w:rsidRPr="00D834B4">
        <w:rPr>
          <w:rFonts w:ascii="Times New Roman" w:hAnsi="Times New Roman" w:cs="Times New Roman"/>
          <w:i/>
          <w:color w:val="000000"/>
          <w:lang w:val="id-ID"/>
        </w:rPr>
        <w:t>Schema</w:t>
      </w:r>
      <w:r w:rsidR="0057331D">
        <w:rPr>
          <w:rFonts w:ascii="Times New Roman" w:hAnsi="Times New Roman" w:cs="Times New Roman"/>
          <w:color w:val="000000"/>
          <w:lang w:val="id-ID"/>
        </w:rPr>
        <w:t xml:space="preserve"> dibuat untuk mendefinisikan setiap kolom</w:t>
      </w:r>
      <w:r w:rsidR="00FF48AA">
        <w:rPr>
          <w:rFonts w:ascii="Times New Roman" w:hAnsi="Times New Roman" w:cs="Times New Roman"/>
          <w:color w:val="000000"/>
          <w:lang w:val="id-ID"/>
        </w:rPr>
        <w:t xml:space="preserve"> yang digunakan</w:t>
      </w:r>
      <w:r w:rsidR="0057331D">
        <w:rPr>
          <w:rFonts w:ascii="Times New Roman" w:hAnsi="Times New Roman" w:cs="Times New Roman"/>
          <w:color w:val="000000"/>
          <w:lang w:val="id-ID"/>
        </w:rPr>
        <w:t xml:space="preserve"> pada data nasabah</w:t>
      </w:r>
      <w:r w:rsidR="006D3855">
        <w:rPr>
          <w:rFonts w:ascii="Times New Roman" w:hAnsi="Times New Roman" w:cs="Times New Roman"/>
          <w:color w:val="000000"/>
          <w:lang w:val="id-ID"/>
        </w:rPr>
        <w:t xml:space="preserve"> untuk dijadikan CIF</w:t>
      </w:r>
      <w:r w:rsidR="006C785C">
        <w:rPr>
          <w:rFonts w:ascii="Times New Roman" w:hAnsi="Times New Roman" w:cs="Times New Roman"/>
          <w:color w:val="000000"/>
          <w:lang w:val="id-ID"/>
        </w:rPr>
        <w:t>.</w:t>
      </w:r>
      <w:r w:rsidR="00526D23">
        <w:rPr>
          <w:rFonts w:ascii="Times New Roman" w:hAnsi="Times New Roman" w:cs="Times New Roman"/>
          <w:color w:val="000000"/>
          <w:lang w:val="id-ID"/>
        </w:rPr>
        <w:t xml:space="preserve"> Skema modeling data nasabah pada Hive dapat dilihat pada Gambar 3. </w:t>
      </w:r>
    </w:p>
    <w:p w14:paraId="6E8414C6" w14:textId="747348D8" w:rsidR="00FA07F2" w:rsidRDefault="0026547B" w:rsidP="001001E6">
      <w:pPr>
        <w:widowControl w:val="0"/>
        <w:tabs>
          <w:tab w:val="left" w:pos="567"/>
          <w:tab w:val="center" w:pos="4723"/>
        </w:tabs>
        <w:autoSpaceDE w:val="0"/>
        <w:autoSpaceDN w:val="0"/>
        <w:adjustRightInd w:val="0"/>
        <w:spacing w:after="240" w:line="340" w:lineRule="atLeast"/>
        <w:jc w:val="center"/>
        <w:rPr>
          <w:rFonts w:ascii="Times New Roman" w:hAnsi="Times New Roman" w:cs="Times New Roman"/>
          <w:color w:val="000000"/>
          <w:lang w:val="id-ID"/>
        </w:rPr>
      </w:pPr>
      <w:r>
        <w:rPr>
          <w:rFonts w:ascii="Times New Roman" w:hAnsi="Times New Roman" w:cs="Times New Roman"/>
          <w:noProof/>
          <w:color w:val="000000"/>
        </w:rPr>
        <w:drawing>
          <wp:inline distT="0" distB="0" distL="0" distR="0" wp14:anchorId="05BE7DAF" wp14:editId="18FC9F76">
            <wp:extent cx="4112497" cy="2590873"/>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l.png"/>
                    <pic:cNvPicPr/>
                  </pic:nvPicPr>
                  <pic:blipFill>
                    <a:blip r:embed="rId20">
                      <a:extLst>
                        <a:ext uri="{28A0092B-C50C-407E-A947-70E740481C1C}">
                          <a14:useLocalDpi xmlns:a14="http://schemas.microsoft.com/office/drawing/2010/main" val="0"/>
                        </a:ext>
                      </a:extLst>
                    </a:blip>
                    <a:stretch>
                      <a:fillRect/>
                    </a:stretch>
                  </pic:blipFill>
                  <pic:spPr bwMode="auto">
                    <a:xfrm>
                      <a:off x="0" y="0"/>
                      <a:ext cx="4112497" cy="2590873"/>
                    </a:xfrm>
                    <a:prstGeom prst="rect">
                      <a:avLst/>
                    </a:prstGeom>
                    <a:ln>
                      <a:noFill/>
                    </a:ln>
                    <a:extLst>
                      <a:ext uri="{53640926-AAD7-44D8-BBD7-CCE9431645EC}">
                        <a14:shadowObscured xmlns:a14="http://schemas.microsoft.com/office/drawing/2010/main"/>
                      </a:ext>
                    </a:extLst>
                  </pic:spPr>
                </pic:pic>
              </a:graphicData>
            </a:graphic>
          </wp:inline>
        </w:drawing>
      </w:r>
    </w:p>
    <w:p w14:paraId="1E511A54" w14:textId="1021DA59" w:rsidR="00D03EFF" w:rsidRPr="00D03EFF" w:rsidRDefault="00E9332D" w:rsidP="00A878EE">
      <w:pPr>
        <w:widowControl w:val="0"/>
        <w:tabs>
          <w:tab w:val="left" w:pos="567"/>
          <w:tab w:val="center" w:pos="4723"/>
        </w:tabs>
        <w:autoSpaceDE w:val="0"/>
        <w:autoSpaceDN w:val="0"/>
        <w:adjustRightInd w:val="0"/>
        <w:spacing w:after="240" w:line="340" w:lineRule="atLeast"/>
        <w:jc w:val="center"/>
        <w:rPr>
          <w:rFonts w:ascii="Times New Roman" w:hAnsi="Times New Roman" w:cs="Times New Roman"/>
          <w:i/>
          <w:color w:val="000000"/>
          <w:lang w:val="id-ID"/>
        </w:rPr>
      </w:pPr>
      <w:r>
        <w:rPr>
          <w:rFonts w:ascii="Times New Roman" w:hAnsi="Times New Roman" w:cs="Times New Roman"/>
          <w:color w:val="000000"/>
          <w:lang w:val="id-ID"/>
        </w:rPr>
        <w:t>Gambar 3</w:t>
      </w:r>
      <w:r w:rsidR="00D03EFF">
        <w:rPr>
          <w:rFonts w:ascii="Times New Roman" w:hAnsi="Times New Roman" w:cs="Times New Roman"/>
          <w:color w:val="000000"/>
          <w:lang w:val="id-ID"/>
        </w:rPr>
        <w:t>. Sk</w:t>
      </w:r>
      <w:r w:rsidR="0024623A">
        <w:rPr>
          <w:rFonts w:ascii="Times New Roman" w:hAnsi="Times New Roman" w:cs="Times New Roman"/>
          <w:color w:val="000000"/>
          <w:lang w:val="id-ID"/>
        </w:rPr>
        <w:t>em</w:t>
      </w:r>
      <w:r w:rsidR="002E5BFD">
        <w:rPr>
          <w:rFonts w:ascii="Times New Roman" w:hAnsi="Times New Roman" w:cs="Times New Roman"/>
          <w:color w:val="000000"/>
          <w:lang w:val="id-ID"/>
        </w:rPr>
        <w:t>a modeling</w:t>
      </w:r>
    </w:p>
    <w:p w14:paraId="5456DC67" w14:textId="2AB0539D" w:rsidR="00CD03DB" w:rsidRPr="000C35FD" w:rsidRDefault="00CD03DB" w:rsidP="00F62FF0">
      <w:pPr>
        <w:widowControl w:val="0"/>
        <w:tabs>
          <w:tab w:val="left" w:pos="567"/>
          <w:tab w:val="center" w:pos="4723"/>
        </w:tabs>
        <w:autoSpaceDE w:val="0"/>
        <w:autoSpaceDN w:val="0"/>
        <w:adjustRightInd w:val="0"/>
        <w:spacing w:after="240" w:line="340" w:lineRule="atLeast"/>
        <w:jc w:val="both"/>
        <w:rPr>
          <w:rFonts w:ascii="Times New Roman" w:hAnsi="Times New Roman" w:cs="Times New Roman"/>
          <w:i/>
          <w:color w:val="000000"/>
          <w:lang w:val="id-ID"/>
        </w:rPr>
      </w:pPr>
      <w:r>
        <w:rPr>
          <w:rFonts w:ascii="Times New Roman" w:hAnsi="Times New Roman" w:cs="Times New Roman"/>
          <w:i/>
          <w:color w:val="000000"/>
          <w:lang w:val="id-ID"/>
        </w:rPr>
        <w:t>Matching</w:t>
      </w:r>
    </w:p>
    <w:p w14:paraId="621AB5F0" w14:textId="3B3858F7" w:rsidR="00E1638C" w:rsidRDefault="00B60C86" w:rsidP="00350D72">
      <w:pPr>
        <w:spacing w:after="240" w:line="340" w:lineRule="atLeast"/>
        <w:ind w:firstLine="720"/>
        <w:jc w:val="both"/>
        <w:rPr>
          <w:rFonts w:ascii="Times New Roman" w:hAnsi="Times New Roman" w:cs="Times New Roman"/>
          <w:lang w:val="id-ID"/>
        </w:rPr>
      </w:pPr>
      <w:r>
        <w:rPr>
          <w:rFonts w:ascii="Times New Roman" w:hAnsi="Times New Roman" w:cs="Times New Roman"/>
          <w:color w:val="000000"/>
          <w:lang w:val="id-ID"/>
        </w:rPr>
        <w:t xml:space="preserve">Tahapan ke empat adalah </w:t>
      </w:r>
      <w:r w:rsidR="007C43A4">
        <w:rPr>
          <w:rFonts w:ascii="Times New Roman" w:hAnsi="Times New Roman" w:cs="Times New Roman"/>
          <w:i/>
          <w:color w:val="000000"/>
          <w:lang w:val="id-ID"/>
        </w:rPr>
        <w:t xml:space="preserve">matching </w:t>
      </w:r>
      <w:r w:rsidR="007C43A4">
        <w:rPr>
          <w:rFonts w:ascii="Times New Roman" w:hAnsi="Times New Roman" w:cs="Times New Roman"/>
          <w:color w:val="000000"/>
          <w:lang w:val="id-ID"/>
        </w:rPr>
        <w:t xml:space="preserve">atau </w:t>
      </w:r>
      <w:r w:rsidR="0031115C" w:rsidRPr="002945F1">
        <w:rPr>
          <w:rFonts w:ascii="Times New Roman" w:hAnsi="Times New Roman" w:cs="Times New Roman"/>
          <w:color w:val="000000"/>
          <w:lang w:val="id-ID"/>
        </w:rPr>
        <w:t>pencocokan data</w:t>
      </w:r>
      <w:r w:rsidR="00840930">
        <w:rPr>
          <w:rFonts w:ascii="Times New Roman" w:hAnsi="Times New Roman" w:cs="Times New Roman"/>
          <w:color w:val="000000"/>
          <w:lang w:val="id-ID"/>
        </w:rPr>
        <w:t>.</w:t>
      </w:r>
      <w:r w:rsidR="0031115C" w:rsidRPr="002945F1">
        <w:rPr>
          <w:rFonts w:ascii="Times New Roman" w:hAnsi="Times New Roman" w:cs="Times New Roman"/>
          <w:lang w:val="id-ID"/>
        </w:rPr>
        <w:t xml:space="preserve"> </w:t>
      </w:r>
      <w:r w:rsidR="002945F1" w:rsidRPr="002945F1">
        <w:rPr>
          <w:rFonts w:ascii="Times New Roman" w:hAnsi="Times New Roman" w:cs="Times New Roman"/>
          <w:lang w:val="id-ID"/>
        </w:rPr>
        <w:t>Sk</w:t>
      </w:r>
      <w:r w:rsidR="00E518EC">
        <w:rPr>
          <w:rFonts w:ascii="Times New Roman" w:hAnsi="Times New Roman" w:cs="Times New Roman"/>
          <w:lang w:val="id-ID"/>
        </w:rPr>
        <w:t>enario</w:t>
      </w:r>
      <w:r w:rsidR="007E73B8">
        <w:rPr>
          <w:rFonts w:ascii="Times New Roman" w:hAnsi="Times New Roman" w:cs="Times New Roman"/>
          <w:lang w:val="id-ID"/>
        </w:rPr>
        <w:t xml:space="preserve"> pada G</w:t>
      </w:r>
      <w:r w:rsidR="0057737F">
        <w:rPr>
          <w:rFonts w:ascii="Times New Roman" w:hAnsi="Times New Roman" w:cs="Times New Roman"/>
          <w:lang w:val="id-ID"/>
        </w:rPr>
        <w:t>ambar 4</w:t>
      </w:r>
      <w:r w:rsidR="00E518EC">
        <w:rPr>
          <w:rFonts w:ascii="Times New Roman" w:hAnsi="Times New Roman" w:cs="Times New Roman"/>
          <w:lang w:val="id-ID"/>
        </w:rPr>
        <w:t xml:space="preserve"> me</w:t>
      </w:r>
      <w:r w:rsidR="007D1A2B">
        <w:rPr>
          <w:rFonts w:ascii="Times New Roman" w:hAnsi="Times New Roman" w:cs="Times New Roman"/>
          <w:lang w:val="id-ID"/>
        </w:rPr>
        <w:t>nggambarkan alur</w:t>
      </w:r>
      <w:r w:rsidR="00B206F2">
        <w:rPr>
          <w:rFonts w:ascii="Times New Roman" w:hAnsi="Times New Roman" w:cs="Times New Roman"/>
          <w:lang w:val="id-ID"/>
        </w:rPr>
        <w:t xml:space="preserve"> </w:t>
      </w:r>
      <w:r w:rsidR="00471C7C">
        <w:rPr>
          <w:rFonts w:ascii="Times New Roman" w:hAnsi="Times New Roman" w:cs="Times New Roman"/>
          <w:lang w:val="id-ID"/>
        </w:rPr>
        <w:t>pencocokan data</w:t>
      </w:r>
      <w:r w:rsidR="007C465F">
        <w:rPr>
          <w:rFonts w:ascii="Times New Roman" w:hAnsi="Times New Roman" w:cs="Times New Roman"/>
          <w:lang w:val="id-ID"/>
        </w:rPr>
        <w:t xml:space="preserve"> </w:t>
      </w:r>
      <w:r w:rsidR="00F06F32">
        <w:rPr>
          <w:rFonts w:ascii="Times New Roman" w:hAnsi="Times New Roman" w:cs="Times New Roman"/>
          <w:lang w:val="id-ID"/>
        </w:rPr>
        <w:t>nasabah</w:t>
      </w:r>
      <w:r w:rsidR="00496580">
        <w:rPr>
          <w:rFonts w:ascii="Times New Roman" w:hAnsi="Times New Roman" w:cs="Times New Roman"/>
          <w:lang w:val="id-ID"/>
        </w:rPr>
        <w:t xml:space="preserve"> yang akan diterapkan</w:t>
      </w:r>
      <w:r w:rsidR="002945F1" w:rsidRPr="002945F1">
        <w:rPr>
          <w:rFonts w:ascii="Times New Roman" w:hAnsi="Times New Roman" w:cs="Times New Roman"/>
          <w:lang w:val="id-ID"/>
        </w:rPr>
        <w:t>.</w:t>
      </w:r>
      <w:r w:rsidR="00FF0543">
        <w:rPr>
          <w:rFonts w:ascii="Times New Roman" w:hAnsi="Times New Roman" w:cs="Times New Roman"/>
          <w:lang w:val="id-ID"/>
        </w:rPr>
        <w:t xml:space="preserve"> S</w:t>
      </w:r>
      <w:r w:rsidR="00ED331C">
        <w:rPr>
          <w:rFonts w:ascii="Times New Roman" w:hAnsi="Times New Roman" w:cs="Times New Roman"/>
          <w:lang w:val="id-ID"/>
        </w:rPr>
        <w:t>kenario</w:t>
      </w:r>
      <w:r w:rsidR="00FF0543">
        <w:rPr>
          <w:rFonts w:ascii="Times New Roman" w:hAnsi="Times New Roman" w:cs="Times New Roman"/>
          <w:lang w:val="id-ID"/>
        </w:rPr>
        <w:t xml:space="preserve"> tersebut</w:t>
      </w:r>
      <w:r w:rsidR="005634F9">
        <w:rPr>
          <w:rFonts w:ascii="Times New Roman" w:hAnsi="Times New Roman" w:cs="Times New Roman"/>
          <w:lang w:val="id-ID"/>
        </w:rPr>
        <w:t xml:space="preserve"> memberikan luaran berupa data</w:t>
      </w:r>
      <w:r w:rsidR="00EE205B">
        <w:rPr>
          <w:rFonts w:ascii="Times New Roman" w:hAnsi="Times New Roman" w:cs="Times New Roman"/>
          <w:lang w:val="id-ID"/>
        </w:rPr>
        <w:t xml:space="preserve"> nasabah yang memiliki </w:t>
      </w:r>
      <w:r w:rsidR="00BB5753">
        <w:rPr>
          <w:rFonts w:ascii="Times New Roman" w:hAnsi="Times New Roman" w:cs="Times New Roman"/>
          <w:i/>
          <w:lang w:val="id-ID"/>
        </w:rPr>
        <w:t xml:space="preserve">score </w:t>
      </w:r>
      <w:r w:rsidR="00BB5753">
        <w:rPr>
          <w:rFonts w:ascii="Times New Roman" w:hAnsi="Times New Roman" w:cs="Times New Roman"/>
          <w:lang w:val="id-ID"/>
        </w:rPr>
        <w:t xml:space="preserve">atau </w:t>
      </w:r>
      <w:r w:rsidR="00EE205B">
        <w:rPr>
          <w:rFonts w:ascii="Times New Roman" w:hAnsi="Times New Roman" w:cs="Times New Roman"/>
          <w:lang w:val="id-ID"/>
        </w:rPr>
        <w:t xml:space="preserve">nilai </w:t>
      </w:r>
      <w:r w:rsidR="00EE205B" w:rsidRPr="00EE205B">
        <w:rPr>
          <w:rFonts w:ascii="Times New Roman" w:hAnsi="Times New Roman" w:cs="Times New Roman"/>
          <w:i/>
          <w:lang w:val="id-ID"/>
        </w:rPr>
        <w:t>matching</w:t>
      </w:r>
      <w:r w:rsidR="00536B0D">
        <w:rPr>
          <w:rFonts w:ascii="Times New Roman" w:hAnsi="Times New Roman" w:cs="Times New Roman"/>
          <w:lang w:val="id-ID"/>
        </w:rPr>
        <w:t xml:space="preserve">. </w:t>
      </w:r>
    </w:p>
    <w:p w14:paraId="782E7083" w14:textId="0BD46D7A" w:rsidR="00B12497" w:rsidRPr="00183095" w:rsidRDefault="005F4427" w:rsidP="00183095">
      <w:pPr>
        <w:widowControl w:val="0"/>
        <w:tabs>
          <w:tab w:val="left" w:pos="567"/>
          <w:tab w:val="center" w:pos="4723"/>
        </w:tabs>
        <w:autoSpaceDE w:val="0"/>
        <w:autoSpaceDN w:val="0"/>
        <w:adjustRightInd w:val="0"/>
        <w:spacing w:after="240" w:line="340" w:lineRule="atLeast"/>
        <w:jc w:val="center"/>
        <w:rPr>
          <w:rFonts w:ascii="Times New Roman" w:hAnsi="Times New Roman" w:cs="Times New Roman"/>
          <w:color w:val="000000"/>
          <w:lang w:val="id-ID"/>
        </w:rPr>
      </w:pPr>
      <w:r>
        <w:rPr>
          <w:rFonts w:ascii="Times New Roman" w:hAnsi="Times New Roman" w:cs="Times New Roman"/>
          <w:noProof/>
          <w:color w:val="000000"/>
        </w:rPr>
        <w:drawing>
          <wp:inline distT="0" distB="0" distL="0" distR="0" wp14:anchorId="67BB77A8" wp14:editId="38D3B790">
            <wp:extent cx="5727700" cy="31582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zzymatch mechanism.png"/>
                    <pic:cNvPicPr/>
                  </pic:nvPicPr>
                  <pic:blipFill rotWithShape="1">
                    <a:blip r:embed="rId21" cstate="print">
                      <a:extLst>
                        <a:ext uri="{28A0092B-C50C-407E-A947-70E740481C1C}">
                          <a14:useLocalDpi xmlns:a14="http://schemas.microsoft.com/office/drawing/2010/main" val="0"/>
                        </a:ext>
                      </a:extLst>
                    </a:blip>
                    <a:srcRect l="-323" t="20452" b="7962"/>
                    <a:stretch/>
                  </pic:blipFill>
                  <pic:spPr bwMode="auto">
                    <a:xfrm>
                      <a:off x="0" y="0"/>
                      <a:ext cx="5727700" cy="3158211"/>
                    </a:xfrm>
                    <a:prstGeom prst="rect">
                      <a:avLst/>
                    </a:prstGeom>
                    <a:ln>
                      <a:noFill/>
                    </a:ln>
                    <a:extLst>
                      <a:ext uri="{53640926-AAD7-44D8-BBD7-CCE9431645EC}">
                        <a14:shadowObscured xmlns:a14="http://schemas.microsoft.com/office/drawing/2010/main"/>
                      </a:ext>
                    </a:extLst>
                  </pic:spPr>
                </pic:pic>
              </a:graphicData>
            </a:graphic>
          </wp:inline>
        </w:drawing>
      </w:r>
      <w:r w:rsidR="00074AA6" w:rsidRPr="00074AA6">
        <w:rPr>
          <w:rFonts w:ascii="Times New Roman" w:hAnsi="Times New Roman" w:cs="Times New Roman"/>
          <w:color w:val="000000"/>
          <w:lang w:val="id-ID"/>
        </w:rPr>
        <w:t xml:space="preserve"> </w:t>
      </w:r>
      <w:r w:rsidR="002633F9">
        <w:rPr>
          <w:rFonts w:ascii="Times New Roman" w:hAnsi="Times New Roman" w:cs="Times New Roman"/>
          <w:color w:val="000000"/>
          <w:lang w:val="id-ID"/>
        </w:rPr>
        <w:t>Gambar 4</w:t>
      </w:r>
      <w:r w:rsidR="00074AA6">
        <w:rPr>
          <w:rFonts w:ascii="Times New Roman" w:hAnsi="Times New Roman" w:cs="Times New Roman"/>
          <w:color w:val="000000"/>
          <w:lang w:val="id-ID"/>
        </w:rPr>
        <w:t xml:space="preserve">. Skema </w:t>
      </w:r>
      <w:r w:rsidR="000F4E65" w:rsidRPr="000F4E65">
        <w:rPr>
          <w:rFonts w:ascii="Times New Roman" w:hAnsi="Times New Roman" w:cs="Times New Roman"/>
          <w:i/>
          <w:color w:val="000000"/>
          <w:lang w:val="id-ID"/>
        </w:rPr>
        <w:t>mathcing</w:t>
      </w:r>
    </w:p>
    <w:p w14:paraId="1C5E6476" w14:textId="6C40BCEF" w:rsidR="00BE7F83" w:rsidRDefault="00BE7F83" w:rsidP="00BE7F83">
      <w:pPr>
        <w:widowControl w:val="0"/>
        <w:tabs>
          <w:tab w:val="left" w:pos="567"/>
          <w:tab w:val="center" w:pos="4723"/>
        </w:tabs>
        <w:autoSpaceDE w:val="0"/>
        <w:autoSpaceDN w:val="0"/>
        <w:adjustRightInd w:val="0"/>
        <w:spacing w:after="240" w:line="340" w:lineRule="atLeast"/>
        <w:rPr>
          <w:rFonts w:ascii="Times New Roman" w:hAnsi="Times New Roman" w:cs="Times New Roman"/>
          <w:i/>
          <w:color w:val="000000"/>
          <w:lang w:val="id-ID"/>
        </w:rPr>
      </w:pPr>
      <w:r>
        <w:rPr>
          <w:rFonts w:ascii="Times New Roman" w:hAnsi="Times New Roman" w:cs="Times New Roman"/>
          <w:i/>
          <w:color w:val="000000"/>
          <w:lang w:val="id-ID"/>
        </w:rPr>
        <w:lastRenderedPageBreak/>
        <w:t>Grouping</w:t>
      </w:r>
    </w:p>
    <w:p w14:paraId="6407E806" w14:textId="68A78655" w:rsidR="001F10DE" w:rsidRDefault="003A50F2" w:rsidP="003F06AD">
      <w:pPr>
        <w:widowControl w:val="0"/>
        <w:tabs>
          <w:tab w:val="left" w:pos="567"/>
          <w:tab w:val="center" w:pos="4723"/>
        </w:tabs>
        <w:autoSpaceDE w:val="0"/>
        <w:autoSpaceDN w:val="0"/>
        <w:adjustRightInd w:val="0"/>
        <w:spacing w:after="240" w:line="340" w:lineRule="atLeast"/>
        <w:jc w:val="both"/>
        <w:rPr>
          <w:rFonts w:ascii="Times New Roman" w:hAnsi="Times New Roman" w:cs="Times New Roman"/>
          <w:color w:val="000000"/>
          <w:lang w:val="id-ID"/>
        </w:rPr>
      </w:pPr>
      <w:r>
        <w:rPr>
          <w:rFonts w:ascii="Times New Roman" w:hAnsi="Times New Roman" w:cs="Times New Roman"/>
          <w:i/>
          <w:color w:val="000000"/>
          <w:lang w:val="id-ID"/>
        </w:rPr>
        <w:tab/>
      </w:r>
      <w:r w:rsidR="00E74139" w:rsidRPr="00C023D3">
        <w:rPr>
          <w:rFonts w:ascii="Times New Roman" w:hAnsi="Times New Roman" w:cs="Times New Roman"/>
          <w:i/>
          <w:color w:val="000000"/>
          <w:lang w:val="id-ID"/>
        </w:rPr>
        <w:t xml:space="preserve">Grouping </w:t>
      </w:r>
      <w:r w:rsidR="00E74139">
        <w:rPr>
          <w:rFonts w:ascii="Times New Roman" w:hAnsi="Times New Roman" w:cs="Times New Roman"/>
          <w:color w:val="000000"/>
          <w:lang w:val="id-ID"/>
        </w:rPr>
        <w:t>ad</w:t>
      </w:r>
      <w:r w:rsidR="00065F6D">
        <w:rPr>
          <w:rFonts w:ascii="Times New Roman" w:hAnsi="Times New Roman" w:cs="Times New Roman"/>
          <w:color w:val="000000"/>
          <w:lang w:val="id-ID"/>
        </w:rPr>
        <w:t xml:space="preserve">alah tahapan pengelompokan data nasabah berdasarkan nilai </w:t>
      </w:r>
      <w:r w:rsidR="00065F6D">
        <w:rPr>
          <w:rFonts w:ascii="Times New Roman" w:hAnsi="Times New Roman" w:cs="Times New Roman"/>
          <w:i/>
          <w:color w:val="000000"/>
          <w:lang w:val="id-ID"/>
        </w:rPr>
        <w:t>matching</w:t>
      </w:r>
      <w:r w:rsidR="00065F6D">
        <w:rPr>
          <w:rFonts w:ascii="Times New Roman" w:hAnsi="Times New Roman" w:cs="Times New Roman"/>
          <w:color w:val="000000"/>
          <w:lang w:val="id-ID"/>
        </w:rPr>
        <w:t xml:space="preserve"> yang dihasilkan pada tahap sebelumnya</w:t>
      </w:r>
      <w:r w:rsidR="00927565">
        <w:rPr>
          <w:rFonts w:ascii="Times New Roman" w:hAnsi="Times New Roman" w:cs="Times New Roman"/>
          <w:color w:val="000000"/>
          <w:lang w:val="id-ID"/>
        </w:rPr>
        <w:t>.</w:t>
      </w:r>
      <w:r w:rsidR="00CE60A6">
        <w:rPr>
          <w:rFonts w:ascii="Times New Roman" w:hAnsi="Times New Roman" w:cs="Times New Roman"/>
          <w:color w:val="000000"/>
          <w:lang w:val="id-ID"/>
        </w:rPr>
        <w:t xml:space="preserve"> Data nasabah dipisahkan menggunakan</w:t>
      </w:r>
      <w:r w:rsidR="00A321B0">
        <w:rPr>
          <w:rFonts w:ascii="Times New Roman" w:hAnsi="Times New Roman" w:cs="Times New Roman"/>
          <w:color w:val="000000"/>
          <w:lang w:val="id-ID"/>
        </w:rPr>
        <w:t xml:space="preserve"> </w:t>
      </w:r>
      <w:r w:rsidR="00A321B0">
        <w:rPr>
          <w:rFonts w:ascii="Times New Roman" w:hAnsi="Times New Roman" w:cs="Times New Roman"/>
          <w:i/>
          <w:color w:val="000000"/>
          <w:lang w:val="id-ID"/>
        </w:rPr>
        <w:t>validation</w:t>
      </w:r>
      <w:r w:rsidR="00A321B0">
        <w:rPr>
          <w:rFonts w:ascii="Times New Roman" w:hAnsi="Times New Roman" w:cs="Times New Roman"/>
          <w:color w:val="000000"/>
          <w:lang w:val="id-ID"/>
        </w:rPr>
        <w:t xml:space="preserve"> dengan</w:t>
      </w:r>
      <w:r w:rsidR="005B47D7">
        <w:rPr>
          <w:rFonts w:ascii="Times New Roman" w:hAnsi="Times New Roman" w:cs="Times New Roman"/>
          <w:color w:val="000000"/>
          <w:lang w:val="id-ID"/>
        </w:rPr>
        <w:t xml:space="preserve"> </w:t>
      </w:r>
      <w:r w:rsidR="00CE60A6">
        <w:rPr>
          <w:rFonts w:ascii="Times New Roman" w:hAnsi="Times New Roman" w:cs="Times New Roman"/>
          <w:color w:val="000000"/>
          <w:lang w:val="id-ID"/>
        </w:rPr>
        <w:t xml:space="preserve">nilai batasan </w:t>
      </w:r>
      <w:r w:rsidR="00CE60A6">
        <w:rPr>
          <w:rFonts w:ascii="Times New Roman" w:hAnsi="Times New Roman" w:cs="Times New Roman"/>
          <w:i/>
          <w:color w:val="000000"/>
          <w:lang w:val="id-ID"/>
        </w:rPr>
        <w:t>treshold</w:t>
      </w:r>
      <w:r w:rsidR="00CE60A6">
        <w:rPr>
          <w:rFonts w:ascii="Times New Roman" w:hAnsi="Times New Roman" w:cs="Times New Roman"/>
          <w:color w:val="000000"/>
          <w:lang w:val="id-ID"/>
        </w:rPr>
        <w:t xml:space="preserve"> </w:t>
      </w:r>
      <w:r w:rsidR="00DF3650">
        <w:rPr>
          <w:rFonts w:ascii="Times New Roman" w:hAnsi="Times New Roman" w:cs="Times New Roman"/>
          <w:color w:val="000000"/>
          <w:lang w:val="id-ID"/>
        </w:rPr>
        <w:t>yang ditentukan</w:t>
      </w:r>
      <w:r w:rsidR="00CE60A6">
        <w:rPr>
          <w:rFonts w:ascii="Times New Roman" w:hAnsi="Times New Roman" w:cs="Times New Roman"/>
          <w:color w:val="000000"/>
          <w:lang w:val="id-ID"/>
        </w:rPr>
        <w:t>.</w:t>
      </w:r>
      <w:r w:rsidR="00B41988">
        <w:rPr>
          <w:rFonts w:ascii="Times New Roman" w:hAnsi="Times New Roman" w:cs="Times New Roman"/>
          <w:color w:val="000000"/>
          <w:lang w:val="id-ID"/>
        </w:rPr>
        <w:t xml:space="preserve"> Nilai </w:t>
      </w:r>
      <w:r w:rsidR="00B41988" w:rsidRPr="0032662C">
        <w:rPr>
          <w:rFonts w:ascii="Times New Roman" w:hAnsi="Times New Roman" w:cs="Times New Roman"/>
          <w:i/>
          <w:color w:val="000000"/>
          <w:lang w:val="id-ID"/>
        </w:rPr>
        <w:t xml:space="preserve">treshold </w:t>
      </w:r>
      <w:r w:rsidR="00B41988">
        <w:rPr>
          <w:rFonts w:ascii="Times New Roman" w:hAnsi="Times New Roman" w:cs="Times New Roman"/>
          <w:color w:val="000000"/>
          <w:lang w:val="id-ID"/>
        </w:rPr>
        <w:t xml:space="preserve">terdiri atas </w:t>
      </w:r>
      <w:r w:rsidR="00B41988" w:rsidRPr="0032662C">
        <w:rPr>
          <w:rFonts w:ascii="Times New Roman" w:hAnsi="Times New Roman" w:cs="Times New Roman"/>
          <w:i/>
          <w:color w:val="000000"/>
          <w:lang w:val="id-ID"/>
        </w:rPr>
        <w:t>low</w:t>
      </w:r>
      <w:r w:rsidR="00B17AAB">
        <w:rPr>
          <w:rFonts w:ascii="Times New Roman" w:hAnsi="Times New Roman" w:cs="Times New Roman"/>
          <w:i/>
          <w:color w:val="000000"/>
          <w:lang w:val="id-ID"/>
        </w:rPr>
        <w:t xml:space="preserve"> bound </w:t>
      </w:r>
      <w:r w:rsidR="00B41988" w:rsidRPr="0032662C">
        <w:rPr>
          <w:rFonts w:ascii="Times New Roman" w:hAnsi="Times New Roman" w:cs="Times New Roman"/>
          <w:i/>
          <w:color w:val="000000"/>
          <w:lang w:val="id-ID"/>
        </w:rPr>
        <w:t>treshold</w:t>
      </w:r>
      <w:r w:rsidR="00B41988">
        <w:rPr>
          <w:rFonts w:ascii="Times New Roman" w:hAnsi="Times New Roman" w:cs="Times New Roman"/>
          <w:color w:val="000000"/>
          <w:lang w:val="id-ID"/>
        </w:rPr>
        <w:t xml:space="preserve"> dan </w:t>
      </w:r>
      <w:r w:rsidR="00B41988" w:rsidRPr="0032662C">
        <w:rPr>
          <w:rFonts w:ascii="Times New Roman" w:hAnsi="Times New Roman" w:cs="Times New Roman"/>
          <w:i/>
          <w:color w:val="000000"/>
          <w:lang w:val="id-ID"/>
        </w:rPr>
        <w:t>upper</w:t>
      </w:r>
      <w:r w:rsidR="00076EC8">
        <w:rPr>
          <w:rFonts w:ascii="Times New Roman" w:hAnsi="Times New Roman" w:cs="Times New Roman"/>
          <w:i/>
          <w:color w:val="000000"/>
          <w:lang w:val="id-ID"/>
        </w:rPr>
        <w:t xml:space="preserve"> bound</w:t>
      </w:r>
      <w:r w:rsidR="00B41988" w:rsidRPr="0032662C">
        <w:rPr>
          <w:rFonts w:ascii="Times New Roman" w:hAnsi="Times New Roman" w:cs="Times New Roman"/>
          <w:i/>
          <w:color w:val="000000"/>
          <w:lang w:val="id-ID"/>
        </w:rPr>
        <w:t xml:space="preserve"> treshold</w:t>
      </w:r>
      <w:r w:rsidR="00B41988">
        <w:rPr>
          <w:rFonts w:ascii="Times New Roman" w:hAnsi="Times New Roman" w:cs="Times New Roman"/>
          <w:color w:val="000000"/>
          <w:lang w:val="id-ID"/>
        </w:rPr>
        <w:t xml:space="preserve">. </w:t>
      </w:r>
      <w:r w:rsidR="005529EC" w:rsidRPr="002945F1">
        <w:rPr>
          <w:rFonts w:ascii="Times New Roman" w:hAnsi="Times New Roman" w:cs="Times New Roman"/>
          <w:lang w:val="id-ID"/>
        </w:rPr>
        <w:t>Sk</w:t>
      </w:r>
      <w:r w:rsidR="005529EC">
        <w:rPr>
          <w:rFonts w:ascii="Times New Roman" w:hAnsi="Times New Roman" w:cs="Times New Roman"/>
          <w:lang w:val="id-ID"/>
        </w:rPr>
        <w:t>enario grouping dapat dilihat pada G</w:t>
      </w:r>
      <w:r w:rsidR="001F68AF">
        <w:rPr>
          <w:rFonts w:ascii="Times New Roman" w:hAnsi="Times New Roman" w:cs="Times New Roman"/>
          <w:lang w:val="id-ID"/>
        </w:rPr>
        <w:t>ambar 5</w:t>
      </w:r>
      <w:r w:rsidR="005529EC">
        <w:rPr>
          <w:rFonts w:ascii="Times New Roman" w:hAnsi="Times New Roman" w:cs="Times New Roman"/>
          <w:lang w:val="id-ID"/>
        </w:rPr>
        <w:t>.</w:t>
      </w:r>
    </w:p>
    <w:p w14:paraId="5809B165" w14:textId="7210D72C" w:rsidR="001F10DE" w:rsidRDefault="001F10DE" w:rsidP="003F06AD">
      <w:pPr>
        <w:widowControl w:val="0"/>
        <w:tabs>
          <w:tab w:val="left" w:pos="567"/>
          <w:tab w:val="center" w:pos="4723"/>
        </w:tabs>
        <w:autoSpaceDE w:val="0"/>
        <w:autoSpaceDN w:val="0"/>
        <w:adjustRightInd w:val="0"/>
        <w:spacing w:after="240" w:line="340" w:lineRule="atLeast"/>
        <w:jc w:val="both"/>
        <w:rPr>
          <w:rFonts w:ascii="Times New Roman" w:hAnsi="Times New Roman" w:cs="Times New Roman"/>
          <w:color w:val="000000"/>
          <w:lang w:val="id-ID"/>
        </w:rPr>
      </w:pPr>
      <w:r>
        <w:rPr>
          <w:rFonts w:ascii="Times New Roman" w:hAnsi="Times New Roman" w:cs="Times New Roman"/>
          <w:noProof/>
          <w:color w:val="000000"/>
        </w:rPr>
        <w:drawing>
          <wp:inline distT="0" distB="0" distL="0" distR="0" wp14:anchorId="0B1B95E5" wp14:editId="3560F79C">
            <wp:extent cx="5727700" cy="2724150"/>
            <wp:effectExtent l="0" t="0" r="1270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oupin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2724150"/>
                    </a:xfrm>
                    <a:prstGeom prst="rect">
                      <a:avLst/>
                    </a:prstGeom>
                  </pic:spPr>
                </pic:pic>
              </a:graphicData>
            </a:graphic>
          </wp:inline>
        </w:drawing>
      </w:r>
    </w:p>
    <w:p w14:paraId="6324F6F2" w14:textId="5B0CEB6F" w:rsidR="00E37C9D" w:rsidRPr="0062368F" w:rsidRDefault="009378B3" w:rsidP="0062368F">
      <w:pPr>
        <w:widowControl w:val="0"/>
        <w:tabs>
          <w:tab w:val="left" w:pos="567"/>
          <w:tab w:val="center" w:pos="4723"/>
        </w:tabs>
        <w:autoSpaceDE w:val="0"/>
        <w:autoSpaceDN w:val="0"/>
        <w:adjustRightInd w:val="0"/>
        <w:spacing w:after="240" w:line="340" w:lineRule="atLeast"/>
        <w:jc w:val="center"/>
        <w:rPr>
          <w:rFonts w:ascii="Times New Roman" w:hAnsi="Times New Roman" w:cs="Times New Roman"/>
          <w:i/>
          <w:color w:val="000000"/>
          <w:lang w:val="id-ID"/>
        </w:rPr>
      </w:pPr>
      <w:r>
        <w:rPr>
          <w:rFonts w:ascii="Times New Roman" w:hAnsi="Times New Roman" w:cs="Times New Roman"/>
          <w:lang w:val="id-ID"/>
        </w:rPr>
        <w:t>G</w:t>
      </w:r>
      <w:r w:rsidR="001F68AF">
        <w:rPr>
          <w:rFonts w:ascii="Times New Roman" w:hAnsi="Times New Roman" w:cs="Times New Roman"/>
          <w:lang w:val="id-ID"/>
        </w:rPr>
        <w:t>ambar 6</w:t>
      </w:r>
      <w:r>
        <w:rPr>
          <w:rFonts w:ascii="Times New Roman" w:hAnsi="Times New Roman" w:cs="Times New Roman"/>
          <w:lang w:val="id-ID"/>
        </w:rPr>
        <w:t xml:space="preserve">. Skenario </w:t>
      </w:r>
      <w:r>
        <w:rPr>
          <w:rFonts w:ascii="Times New Roman" w:hAnsi="Times New Roman" w:cs="Times New Roman"/>
          <w:i/>
          <w:lang w:val="id-ID"/>
        </w:rPr>
        <w:t>grouping</w:t>
      </w:r>
    </w:p>
    <w:p w14:paraId="1FA23298" w14:textId="55B9F2DB" w:rsidR="006A04EF" w:rsidRDefault="00B85778" w:rsidP="006A04EF">
      <w:pPr>
        <w:widowControl w:val="0"/>
        <w:tabs>
          <w:tab w:val="left" w:pos="567"/>
          <w:tab w:val="center" w:pos="4723"/>
        </w:tabs>
        <w:autoSpaceDE w:val="0"/>
        <w:autoSpaceDN w:val="0"/>
        <w:adjustRightInd w:val="0"/>
        <w:spacing w:after="240" w:line="340" w:lineRule="atLeast"/>
        <w:jc w:val="both"/>
        <w:rPr>
          <w:rFonts w:ascii="Times New Roman" w:hAnsi="Times New Roman" w:cs="Times New Roman"/>
          <w:color w:val="000000"/>
          <w:lang w:val="id-ID"/>
        </w:rPr>
      </w:pPr>
      <w:r>
        <w:rPr>
          <w:rFonts w:ascii="Times New Roman" w:hAnsi="Times New Roman" w:cs="Times New Roman"/>
          <w:color w:val="000000"/>
          <w:lang w:val="id-ID"/>
        </w:rPr>
        <w:tab/>
      </w:r>
      <w:r w:rsidR="006A04EF">
        <w:rPr>
          <w:rFonts w:ascii="Times New Roman" w:hAnsi="Times New Roman" w:cs="Times New Roman"/>
          <w:color w:val="000000"/>
          <w:lang w:val="id-ID"/>
        </w:rPr>
        <w:t xml:space="preserve">Setiap data nasabah yang nilai pencocokannya diatas nilai </w:t>
      </w:r>
      <w:r w:rsidR="006A04EF" w:rsidRPr="0057033A">
        <w:rPr>
          <w:rFonts w:ascii="Times New Roman" w:hAnsi="Times New Roman" w:cs="Times New Roman"/>
          <w:i/>
          <w:color w:val="000000"/>
          <w:lang w:val="id-ID"/>
        </w:rPr>
        <w:t>treshold</w:t>
      </w:r>
      <w:r w:rsidR="006A04EF">
        <w:rPr>
          <w:rFonts w:ascii="Times New Roman" w:hAnsi="Times New Roman" w:cs="Times New Roman"/>
          <w:color w:val="000000"/>
          <w:lang w:val="id-ID"/>
        </w:rPr>
        <w:t xml:space="preserve">, maka data tersebut akan masuk ke dalam kelompok </w:t>
      </w:r>
      <w:r w:rsidR="006A04EF" w:rsidRPr="005206DC">
        <w:rPr>
          <w:rFonts w:ascii="Times New Roman" w:hAnsi="Times New Roman" w:cs="Times New Roman"/>
          <w:i/>
          <w:color w:val="000000"/>
          <w:lang w:val="id-ID"/>
        </w:rPr>
        <w:t>golden data</w:t>
      </w:r>
      <w:r w:rsidR="006A04EF">
        <w:rPr>
          <w:rFonts w:ascii="Times New Roman" w:hAnsi="Times New Roman" w:cs="Times New Roman"/>
          <w:color w:val="000000"/>
          <w:lang w:val="id-ID"/>
        </w:rPr>
        <w:t xml:space="preserve"> atau otomatis menjadi </w:t>
      </w:r>
      <w:r w:rsidR="006A04EF" w:rsidRPr="00B37233">
        <w:rPr>
          <w:rFonts w:ascii="Times New Roman" w:hAnsi="Times New Roman" w:cs="Times New Roman"/>
          <w:i/>
          <w:color w:val="000000"/>
          <w:lang w:val="id-ID"/>
        </w:rPr>
        <w:t>single</w:t>
      </w:r>
      <w:r w:rsidR="006A04EF">
        <w:rPr>
          <w:rFonts w:ascii="Times New Roman" w:hAnsi="Times New Roman" w:cs="Times New Roman"/>
          <w:color w:val="000000"/>
          <w:lang w:val="id-ID"/>
        </w:rPr>
        <w:t xml:space="preserve"> CIF. Sedangkan, data nasabah yang terletak diantara </w:t>
      </w:r>
      <w:r w:rsidR="006A04EF" w:rsidRPr="0058671C">
        <w:rPr>
          <w:rFonts w:ascii="Times New Roman" w:hAnsi="Times New Roman" w:cs="Times New Roman"/>
          <w:i/>
          <w:color w:val="000000"/>
          <w:lang w:val="id-ID"/>
        </w:rPr>
        <w:t>upper</w:t>
      </w:r>
      <w:r w:rsidR="006A04EF">
        <w:rPr>
          <w:rFonts w:ascii="Times New Roman" w:hAnsi="Times New Roman" w:cs="Times New Roman"/>
          <w:i/>
          <w:color w:val="000000"/>
          <w:lang w:val="id-ID"/>
        </w:rPr>
        <w:t xml:space="preserve"> bound</w:t>
      </w:r>
      <w:r w:rsidR="006A04EF" w:rsidRPr="0058671C">
        <w:rPr>
          <w:rFonts w:ascii="Times New Roman" w:hAnsi="Times New Roman" w:cs="Times New Roman"/>
          <w:i/>
          <w:color w:val="000000"/>
          <w:lang w:val="id-ID"/>
        </w:rPr>
        <w:t xml:space="preserve"> treshold</w:t>
      </w:r>
      <w:r w:rsidR="006A04EF">
        <w:rPr>
          <w:rFonts w:ascii="Times New Roman" w:hAnsi="Times New Roman" w:cs="Times New Roman"/>
          <w:color w:val="000000"/>
          <w:lang w:val="id-ID"/>
        </w:rPr>
        <w:t xml:space="preserve"> dan </w:t>
      </w:r>
      <w:r w:rsidR="006A04EF" w:rsidRPr="00094905">
        <w:rPr>
          <w:rFonts w:ascii="Times New Roman" w:hAnsi="Times New Roman" w:cs="Times New Roman"/>
          <w:i/>
          <w:color w:val="000000"/>
          <w:lang w:val="id-ID"/>
        </w:rPr>
        <w:t xml:space="preserve">low </w:t>
      </w:r>
      <w:r w:rsidR="006A04EF">
        <w:rPr>
          <w:rFonts w:ascii="Times New Roman" w:hAnsi="Times New Roman" w:cs="Times New Roman"/>
          <w:i/>
          <w:color w:val="000000"/>
          <w:lang w:val="id-ID"/>
        </w:rPr>
        <w:t xml:space="preserve">bound </w:t>
      </w:r>
      <w:r w:rsidR="006A04EF" w:rsidRPr="00094905">
        <w:rPr>
          <w:rFonts w:ascii="Times New Roman" w:hAnsi="Times New Roman" w:cs="Times New Roman"/>
          <w:i/>
          <w:color w:val="000000"/>
          <w:lang w:val="id-ID"/>
        </w:rPr>
        <w:t>treshold</w:t>
      </w:r>
      <w:r w:rsidR="006A04EF">
        <w:rPr>
          <w:rFonts w:ascii="Times New Roman" w:hAnsi="Times New Roman" w:cs="Times New Roman"/>
          <w:color w:val="000000"/>
          <w:lang w:val="id-ID"/>
        </w:rPr>
        <w:t xml:space="preserve"> akan menjadi </w:t>
      </w:r>
      <w:r w:rsidR="006A04EF" w:rsidRPr="00094905">
        <w:rPr>
          <w:rFonts w:ascii="Times New Roman" w:hAnsi="Times New Roman" w:cs="Times New Roman"/>
          <w:i/>
          <w:color w:val="000000"/>
          <w:lang w:val="id-ID"/>
        </w:rPr>
        <w:t>potential data</w:t>
      </w:r>
      <w:r w:rsidR="006A04EF">
        <w:rPr>
          <w:rFonts w:ascii="Times New Roman" w:hAnsi="Times New Roman" w:cs="Times New Roman"/>
          <w:color w:val="000000"/>
          <w:lang w:val="id-ID"/>
        </w:rPr>
        <w:t xml:space="preserve">. Potensial data akan diproses menjadi </w:t>
      </w:r>
      <w:r w:rsidR="006A04EF" w:rsidRPr="00CB4D83">
        <w:rPr>
          <w:rFonts w:ascii="Times New Roman" w:hAnsi="Times New Roman" w:cs="Times New Roman"/>
          <w:i/>
          <w:color w:val="000000"/>
          <w:u w:val="single"/>
          <w:lang w:val="id-ID"/>
        </w:rPr>
        <w:t>single</w:t>
      </w:r>
      <w:r w:rsidR="006A04EF">
        <w:rPr>
          <w:rFonts w:ascii="Times New Roman" w:hAnsi="Times New Roman" w:cs="Times New Roman"/>
          <w:color w:val="000000"/>
          <w:lang w:val="id-ID"/>
        </w:rPr>
        <w:t xml:space="preserve"> CIF pada aplikasi E-CIF berbasis </w:t>
      </w:r>
      <w:r w:rsidR="006A04EF" w:rsidRPr="00210876">
        <w:rPr>
          <w:rFonts w:ascii="Times New Roman" w:hAnsi="Times New Roman" w:cs="Times New Roman"/>
          <w:i/>
          <w:color w:val="000000"/>
          <w:lang w:val="id-ID"/>
        </w:rPr>
        <w:t>website</w:t>
      </w:r>
      <w:r w:rsidR="006A04EF">
        <w:rPr>
          <w:rFonts w:ascii="Times New Roman" w:hAnsi="Times New Roman" w:cs="Times New Roman"/>
          <w:color w:val="000000"/>
          <w:lang w:val="id-ID"/>
        </w:rPr>
        <w:t xml:space="preserve"> melalui penilaian manusia. Setiap </w:t>
      </w:r>
      <w:r w:rsidR="006A04EF" w:rsidRPr="00E41911">
        <w:rPr>
          <w:rFonts w:ascii="Times New Roman" w:hAnsi="Times New Roman" w:cs="Times New Roman"/>
          <w:i/>
          <w:color w:val="000000"/>
          <w:lang w:val="id-ID"/>
        </w:rPr>
        <w:t>golden data</w:t>
      </w:r>
      <w:r w:rsidR="006A04EF">
        <w:rPr>
          <w:rFonts w:ascii="Times New Roman" w:hAnsi="Times New Roman" w:cs="Times New Roman"/>
          <w:color w:val="000000"/>
          <w:lang w:val="id-ID"/>
        </w:rPr>
        <w:t xml:space="preserve"> dan </w:t>
      </w:r>
      <w:r w:rsidR="006A04EF" w:rsidRPr="00E41911">
        <w:rPr>
          <w:rFonts w:ascii="Times New Roman" w:hAnsi="Times New Roman" w:cs="Times New Roman"/>
          <w:i/>
          <w:color w:val="000000"/>
          <w:lang w:val="id-ID"/>
        </w:rPr>
        <w:t>potensial data</w:t>
      </w:r>
      <w:r w:rsidR="006A04EF">
        <w:rPr>
          <w:rFonts w:ascii="Times New Roman" w:hAnsi="Times New Roman" w:cs="Times New Roman"/>
          <w:color w:val="000000"/>
          <w:lang w:val="id-ID"/>
        </w:rPr>
        <w:t xml:space="preserve"> memiliki </w:t>
      </w:r>
      <w:r w:rsidR="006A04EF" w:rsidRPr="008E2B72">
        <w:rPr>
          <w:rFonts w:ascii="Times New Roman" w:hAnsi="Times New Roman" w:cs="Times New Roman"/>
          <w:i/>
          <w:color w:val="000000"/>
          <w:lang w:val="id-ID"/>
        </w:rPr>
        <w:t>key_out</w:t>
      </w:r>
      <w:r w:rsidR="006A04EF">
        <w:rPr>
          <w:rFonts w:ascii="Times New Roman" w:hAnsi="Times New Roman" w:cs="Times New Roman"/>
          <w:color w:val="000000"/>
          <w:lang w:val="id-ID"/>
        </w:rPr>
        <w:t xml:space="preserve"> untuk penomoran </w:t>
      </w:r>
      <w:r w:rsidR="00FB56A5">
        <w:rPr>
          <w:rFonts w:ascii="Times New Roman" w:hAnsi="Times New Roman" w:cs="Times New Roman"/>
          <w:color w:val="000000"/>
          <w:lang w:val="id-ID"/>
        </w:rPr>
        <w:t>kelompok</w:t>
      </w:r>
      <w:r w:rsidR="006A04EF">
        <w:rPr>
          <w:rFonts w:ascii="Times New Roman" w:hAnsi="Times New Roman" w:cs="Times New Roman"/>
          <w:color w:val="000000"/>
          <w:lang w:val="id-ID"/>
        </w:rPr>
        <w:t>nya.</w:t>
      </w:r>
      <w:r w:rsidR="00994136">
        <w:rPr>
          <w:rFonts w:ascii="Times New Roman" w:hAnsi="Times New Roman" w:cs="Times New Roman"/>
          <w:color w:val="000000"/>
          <w:lang w:val="id-ID"/>
        </w:rPr>
        <w:t xml:space="preserve"> Sampel hasil </w:t>
      </w:r>
      <w:r w:rsidR="00994136">
        <w:rPr>
          <w:rFonts w:ascii="Times New Roman" w:hAnsi="Times New Roman" w:cs="Times New Roman"/>
          <w:i/>
          <w:color w:val="000000"/>
          <w:lang w:val="id-ID"/>
        </w:rPr>
        <w:t>grouping</w:t>
      </w:r>
      <w:r w:rsidR="001F68AF">
        <w:rPr>
          <w:rFonts w:ascii="Times New Roman" w:hAnsi="Times New Roman" w:cs="Times New Roman"/>
          <w:color w:val="000000"/>
          <w:lang w:val="id-ID"/>
        </w:rPr>
        <w:t xml:space="preserve"> dapat dilihat pada</w:t>
      </w:r>
      <w:r w:rsidR="00C97F26">
        <w:rPr>
          <w:rFonts w:ascii="Times New Roman" w:hAnsi="Times New Roman" w:cs="Times New Roman"/>
          <w:color w:val="000000"/>
          <w:lang w:val="id-ID"/>
        </w:rPr>
        <w:t xml:space="preserve"> Gambar 7</w:t>
      </w:r>
      <w:r w:rsidR="001F68AF">
        <w:rPr>
          <w:rFonts w:ascii="Times New Roman" w:hAnsi="Times New Roman" w:cs="Times New Roman"/>
          <w:color w:val="000000"/>
          <w:lang w:val="id-ID"/>
        </w:rPr>
        <w:t xml:space="preserve">. </w:t>
      </w:r>
      <w:r w:rsidR="006A04EF">
        <w:rPr>
          <w:rFonts w:ascii="Times New Roman" w:hAnsi="Times New Roman" w:cs="Times New Roman"/>
          <w:color w:val="000000"/>
          <w:lang w:val="id-ID"/>
        </w:rPr>
        <w:tab/>
      </w:r>
    </w:p>
    <w:p w14:paraId="2FAEF65F" w14:textId="2001690F" w:rsidR="00A839F5" w:rsidRDefault="00A839F5" w:rsidP="006A04EF">
      <w:pPr>
        <w:widowControl w:val="0"/>
        <w:tabs>
          <w:tab w:val="left" w:pos="567"/>
          <w:tab w:val="center" w:pos="4723"/>
        </w:tabs>
        <w:autoSpaceDE w:val="0"/>
        <w:autoSpaceDN w:val="0"/>
        <w:adjustRightInd w:val="0"/>
        <w:spacing w:after="240" w:line="340" w:lineRule="atLeast"/>
        <w:jc w:val="both"/>
        <w:rPr>
          <w:rFonts w:ascii="Times New Roman" w:hAnsi="Times New Roman" w:cs="Times New Roman"/>
          <w:color w:val="000000"/>
          <w:lang w:val="id-ID"/>
        </w:rPr>
      </w:pPr>
      <w:r>
        <w:rPr>
          <w:rFonts w:ascii="Times New Roman" w:hAnsi="Times New Roman" w:cs="Times New Roman"/>
          <w:noProof/>
          <w:color w:val="000000"/>
        </w:rPr>
        <w:drawing>
          <wp:inline distT="0" distB="0" distL="0" distR="0" wp14:anchorId="712821AA" wp14:editId="69D02C7F">
            <wp:extent cx="5801808" cy="2154613"/>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ult.png"/>
                    <pic:cNvPicPr/>
                  </pic:nvPicPr>
                  <pic:blipFill rotWithShape="1">
                    <a:blip r:embed="rId23">
                      <a:extLst>
                        <a:ext uri="{28A0092B-C50C-407E-A947-70E740481C1C}">
                          <a14:useLocalDpi xmlns:a14="http://schemas.microsoft.com/office/drawing/2010/main" val="0"/>
                        </a:ext>
                      </a:extLst>
                    </a:blip>
                    <a:srcRect l="20964" t="14329" r="1267" b="12351"/>
                    <a:stretch/>
                  </pic:blipFill>
                  <pic:spPr bwMode="auto">
                    <a:xfrm>
                      <a:off x="0" y="0"/>
                      <a:ext cx="5821706" cy="2162002"/>
                    </a:xfrm>
                    <a:prstGeom prst="rect">
                      <a:avLst/>
                    </a:prstGeom>
                    <a:ln>
                      <a:noFill/>
                    </a:ln>
                    <a:extLst>
                      <a:ext uri="{53640926-AAD7-44D8-BBD7-CCE9431645EC}">
                        <a14:shadowObscured xmlns:a14="http://schemas.microsoft.com/office/drawing/2010/main"/>
                      </a:ext>
                    </a:extLst>
                  </pic:spPr>
                </pic:pic>
              </a:graphicData>
            </a:graphic>
          </wp:inline>
        </w:drawing>
      </w:r>
    </w:p>
    <w:p w14:paraId="59EBED1D" w14:textId="200EB102" w:rsidR="0081239D" w:rsidRPr="001340BC" w:rsidRDefault="006A48F9" w:rsidP="001340BC">
      <w:pPr>
        <w:widowControl w:val="0"/>
        <w:tabs>
          <w:tab w:val="left" w:pos="567"/>
          <w:tab w:val="center" w:pos="4723"/>
        </w:tabs>
        <w:autoSpaceDE w:val="0"/>
        <w:autoSpaceDN w:val="0"/>
        <w:adjustRightInd w:val="0"/>
        <w:spacing w:after="240" w:line="340" w:lineRule="atLeast"/>
        <w:jc w:val="center"/>
        <w:rPr>
          <w:rFonts w:ascii="Times New Roman" w:hAnsi="Times New Roman" w:cs="Times New Roman"/>
          <w:color w:val="000000"/>
          <w:lang w:val="id-ID"/>
        </w:rPr>
      </w:pPr>
      <w:r>
        <w:rPr>
          <w:rFonts w:ascii="Times New Roman" w:hAnsi="Times New Roman" w:cs="Times New Roman"/>
          <w:lang w:val="id-ID"/>
        </w:rPr>
        <w:t>G</w:t>
      </w:r>
      <w:r w:rsidR="00FA65DA">
        <w:rPr>
          <w:rFonts w:ascii="Times New Roman" w:hAnsi="Times New Roman" w:cs="Times New Roman"/>
          <w:lang w:val="id-ID"/>
        </w:rPr>
        <w:t>ambar 7</w:t>
      </w:r>
      <w:r>
        <w:rPr>
          <w:rFonts w:ascii="Times New Roman" w:hAnsi="Times New Roman" w:cs="Times New Roman"/>
          <w:lang w:val="id-ID"/>
        </w:rPr>
        <w:t>. Hasil pengelompokan</w:t>
      </w:r>
    </w:p>
    <w:p w14:paraId="3A7B7CFD" w14:textId="3BDEC39F" w:rsidR="0015617A" w:rsidRPr="002945F1" w:rsidRDefault="00D70A31" w:rsidP="00CE2F6F">
      <w:pPr>
        <w:widowControl w:val="0"/>
        <w:tabs>
          <w:tab w:val="center" w:pos="4723"/>
          <w:tab w:val="left" w:pos="6500"/>
        </w:tabs>
        <w:autoSpaceDE w:val="0"/>
        <w:autoSpaceDN w:val="0"/>
        <w:adjustRightInd w:val="0"/>
        <w:spacing w:after="240" w:line="340" w:lineRule="atLeast"/>
        <w:jc w:val="center"/>
        <w:rPr>
          <w:rFonts w:ascii="Times New Roman" w:hAnsi="Times New Roman" w:cs="Times New Roman"/>
          <w:b/>
          <w:color w:val="000000"/>
          <w:lang w:val="id-ID"/>
        </w:rPr>
      </w:pPr>
      <w:bookmarkStart w:id="2" w:name="_How_Updating_Master"/>
      <w:bookmarkEnd w:id="2"/>
      <w:r w:rsidRPr="002945F1">
        <w:rPr>
          <w:rFonts w:ascii="Times New Roman" w:hAnsi="Times New Roman" w:cs="Times New Roman"/>
          <w:b/>
          <w:color w:val="000000"/>
          <w:lang w:val="id-ID"/>
        </w:rPr>
        <w:lastRenderedPageBreak/>
        <w:t>Daftar Pustaka</w:t>
      </w:r>
    </w:p>
    <w:p w14:paraId="5360F6E6" w14:textId="77777777" w:rsidR="009A2BBE" w:rsidRPr="002945F1" w:rsidRDefault="009A2BBE" w:rsidP="009A2BBE">
      <w:pPr>
        <w:pStyle w:val="ListParagraph"/>
        <w:widowControl w:val="0"/>
        <w:numPr>
          <w:ilvl w:val="0"/>
          <w:numId w:val="4"/>
        </w:numPr>
        <w:autoSpaceDE w:val="0"/>
        <w:autoSpaceDN w:val="0"/>
        <w:adjustRightInd w:val="0"/>
        <w:spacing w:after="240" w:line="260" w:lineRule="atLeast"/>
        <w:rPr>
          <w:rFonts w:ascii="Times New Roman" w:hAnsi="Times New Roman" w:cs="Times New Roman"/>
          <w:color w:val="000000"/>
          <w:lang w:val="id-ID"/>
        </w:rPr>
      </w:pPr>
      <w:r w:rsidRPr="002945F1">
        <w:rPr>
          <w:rFonts w:ascii="Times New Roman" w:hAnsi="Times New Roman" w:cs="Times New Roman"/>
          <w:color w:val="101010"/>
          <w:lang w:val="id-ID"/>
        </w:rPr>
        <w:t xml:space="preserve">Ishibuchi H, Mihara S, Nojima Y (2013) Parallel distributed hybrid fuzzy gbml models with rule set </w:t>
      </w:r>
    </w:p>
    <w:p w14:paraId="49ECA79A" w14:textId="0730DAF0" w:rsidR="009A2BBE" w:rsidRPr="002945F1" w:rsidRDefault="00DC0F39" w:rsidP="009A2BBE">
      <w:pPr>
        <w:pStyle w:val="ListParagraph"/>
        <w:widowControl w:val="0"/>
        <w:numPr>
          <w:ilvl w:val="0"/>
          <w:numId w:val="4"/>
        </w:numPr>
        <w:autoSpaceDE w:val="0"/>
        <w:autoSpaceDN w:val="0"/>
        <w:adjustRightInd w:val="0"/>
        <w:spacing w:after="240" w:line="260" w:lineRule="atLeast"/>
        <w:rPr>
          <w:rFonts w:ascii="Times New Roman" w:hAnsi="Times New Roman" w:cs="Times New Roman"/>
          <w:color w:val="000000"/>
          <w:lang w:val="id-ID"/>
        </w:rPr>
      </w:pPr>
      <w:r w:rsidRPr="002945F1">
        <w:rPr>
          <w:rFonts w:ascii="Times New Roman" w:hAnsi="Times New Roman" w:cs="Times New Roman"/>
          <w:color w:val="101010"/>
          <w:lang w:val="id-ID"/>
        </w:rPr>
        <w:t>M</w:t>
      </w:r>
      <w:r w:rsidR="009A2BBE" w:rsidRPr="002945F1">
        <w:rPr>
          <w:rFonts w:ascii="Times New Roman" w:hAnsi="Times New Roman" w:cs="Times New Roman"/>
          <w:color w:val="101010"/>
          <w:lang w:val="id-ID"/>
        </w:rPr>
        <w:t>igration and training data rotation. IEEE Trans Fuzzy Syst 21(2):355–368</w:t>
      </w:r>
      <w:r w:rsidR="009A2BBE" w:rsidRPr="002945F1">
        <w:rPr>
          <w:rFonts w:ascii="MS Mincho" w:eastAsia="MS Mincho" w:hAnsi="MS Mincho" w:cs="MS Mincho"/>
          <w:color w:val="101010"/>
          <w:lang w:val="id-ID"/>
        </w:rPr>
        <w:t> </w:t>
      </w:r>
      <w:r w:rsidR="009A2BBE" w:rsidRPr="002945F1">
        <w:rPr>
          <w:rFonts w:ascii="Times New Roman" w:hAnsi="Times New Roman" w:cs="Times New Roman"/>
          <w:color w:val="101010"/>
          <w:lang w:val="id-ID"/>
        </w:rPr>
        <w:t xml:space="preserve">Ishibuchi H, Nakashima T (2001) Effect of rule weights in fuzzy rule-based classification systems. IEEE </w:t>
      </w:r>
    </w:p>
    <w:p w14:paraId="16E694D1" w14:textId="77777777" w:rsidR="009A2BBE" w:rsidRPr="002945F1" w:rsidRDefault="009A2BBE" w:rsidP="009A2BBE">
      <w:pPr>
        <w:pStyle w:val="ListParagraph"/>
        <w:widowControl w:val="0"/>
        <w:numPr>
          <w:ilvl w:val="0"/>
          <w:numId w:val="4"/>
        </w:numPr>
        <w:autoSpaceDE w:val="0"/>
        <w:autoSpaceDN w:val="0"/>
        <w:adjustRightInd w:val="0"/>
        <w:spacing w:after="240" w:line="260" w:lineRule="atLeast"/>
        <w:rPr>
          <w:rFonts w:ascii="Times New Roman" w:hAnsi="Times New Roman" w:cs="Times New Roman"/>
          <w:color w:val="000000"/>
          <w:lang w:val="id-ID"/>
        </w:rPr>
      </w:pPr>
      <w:r w:rsidRPr="002945F1">
        <w:rPr>
          <w:rFonts w:ascii="Times New Roman" w:hAnsi="Times New Roman" w:cs="Times New Roman"/>
          <w:color w:val="101010"/>
          <w:lang w:val="id-ID"/>
        </w:rPr>
        <w:t>Trans Fuzzy Syst 9(4):506–515</w:t>
      </w:r>
      <w:r w:rsidRPr="002945F1">
        <w:rPr>
          <w:rFonts w:ascii="MS Mincho" w:eastAsia="MS Mincho" w:hAnsi="MS Mincho" w:cs="MS Mincho"/>
          <w:color w:val="101010"/>
          <w:lang w:val="id-ID"/>
        </w:rPr>
        <w:t> </w:t>
      </w:r>
      <w:r w:rsidRPr="002945F1">
        <w:rPr>
          <w:rFonts w:ascii="Times New Roman" w:hAnsi="Times New Roman" w:cs="Times New Roman"/>
          <w:color w:val="101010"/>
          <w:lang w:val="id-ID"/>
        </w:rPr>
        <w:t xml:space="preserve">Ishibuchi H, Nakashima T, Nii M (2004) Classification and modeling with linguistic information granules: </w:t>
      </w:r>
    </w:p>
    <w:p w14:paraId="26E7CF8C" w14:textId="453E98EA" w:rsidR="009A2BBE" w:rsidRPr="002945F1" w:rsidRDefault="00E25AE6" w:rsidP="009A2BBE">
      <w:pPr>
        <w:pStyle w:val="ListParagraph"/>
        <w:widowControl w:val="0"/>
        <w:numPr>
          <w:ilvl w:val="0"/>
          <w:numId w:val="4"/>
        </w:numPr>
        <w:autoSpaceDE w:val="0"/>
        <w:autoSpaceDN w:val="0"/>
        <w:adjustRightInd w:val="0"/>
        <w:spacing w:after="240" w:line="260" w:lineRule="atLeast"/>
        <w:rPr>
          <w:rFonts w:ascii="Times New Roman" w:hAnsi="Times New Roman" w:cs="Times New Roman"/>
          <w:color w:val="000000"/>
          <w:lang w:val="id-ID"/>
        </w:rPr>
      </w:pPr>
      <w:r w:rsidRPr="002945F1">
        <w:rPr>
          <w:rFonts w:ascii="Times New Roman" w:hAnsi="Times New Roman" w:cs="Times New Roman"/>
          <w:color w:val="101010"/>
          <w:lang w:val="id-ID"/>
        </w:rPr>
        <w:t>A</w:t>
      </w:r>
      <w:r w:rsidR="009A2BBE" w:rsidRPr="002945F1">
        <w:rPr>
          <w:rFonts w:ascii="Times New Roman" w:hAnsi="Times New Roman" w:cs="Times New Roman"/>
          <w:color w:val="101010"/>
          <w:lang w:val="id-ID"/>
        </w:rPr>
        <w:t>dvanced approaches to linguistic data mining. Springer, Berlin</w:t>
      </w:r>
      <w:r w:rsidR="009A2BBE" w:rsidRPr="002945F1">
        <w:rPr>
          <w:rFonts w:ascii="MS Mincho" w:eastAsia="MS Mincho" w:hAnsi="MS Mincho" w:cs="MS Mincho"/>
          <w:color w:val="101010"/>
          <w:lang w:val="id-ID"/>
        </w:rPr>
        <w:t> </w:t>
      </w:r>
      <w:r w:rsidR="009A2BBE" w:rsidRPr="002945F1">
        <w:rPr>
          <w:rFonts w:ascii="Times New Roman" w:hAnsi="Times New Roman" w:cs="Times New Roman"/>
          <w:color w:val="101010"/>
          <w:lang w:val="id-ID"/>
        </w:rPr>
        <w:t xml:space="preserve">Ishibuchi H, Yamamoto T (2005) Rule weight specification in fuzzy rule-based classification systems. IEEE </w:t>
      </w:r>
    </w:p>
    <w:p w14:paraId="4C7198D0" w14:textId="77777777" w:rsidR="009A2BBE" w:rsidRPr="002945F1" w:rsidRDefault="009A2BBE" w:rsidP="009A2BBE">
      <w:pPr>
        <w:pStyle w:val="ListParagraph"/>
        <w:widowControl w:val="0"/>
        <w:numPr>
          <w:ilvl w:val="0"/>
          <w:numId w:val="4"/>
        </w:numPr>
        <w:autoSpaceDE w:val="0"/>
        <w:autoSpaceDN w:val="0"/>
        <w:adjustRightInd w:val="0"/>
        <w:spacing w:after="240" w:line="260" w:lineRule="atLeast"/>
        <w:rPr>
          <w:rFonts w:ascii="Times New Roman" w:hAnsi="Times New Roman" w:cs="Times New Roman"/>
          <w:color w:val="000000"/>
          <w:lang w:val="id-ID"/>
        </w:rPr>
      </w:pPr>
      <w:r w:rsidRPr="002945F1">
        <w:rPr>
          <w:rFonts w:ascii="Times New Roman" w:hAnsi="Times New Roman" w:cs="Times New Roman"/>
          <w:color w:val="101010"/>
          <w:lang w:val="id-ID"/>
        </w:rPr>
        <w:t>Trans Fuzzy Syst 13:428–435</w:t>
      </w:r>
      <w:r w:rsidRPr="002945F1">
        <w:rPr>
          <w:rFonts w:ascii="MS Mincho" w:eastAsia="MS Mincho" w:hAnsi="MS Mincho" w:cs="MS Mincho"/>
          <w:color w:val="101010"/>
          <w:lang w:val="id-ID"/>
        </w:rPr>
        <w:t> </w:t>
      </w:r>
    </w:p>
    <w:p w14:paraId="557264C3" w14:textId="3D00328A" w:rsidR="0067068A" w:rsidRPr="002945F1" w:rsidRDefault="00F24060" w:rsidP="009A2BBE">
      <w:pPr>
        <w:pStyle w:val="ListParagraph"/>
        <w:widowControl w:val="0"/>
        <w:numPr>
          <w:ilvl w:val="0"/>
          <w:numId w:val="4"/>
        </w:numPr>
        <w:autoSpaceDE w:val="0"/>
        <w:autoSpaceDN w:val="0"/>
        <w:adjustRightInd w:val="0"/>
        <w:spacing w:after="240" w:line="260" w:lineRule="atLeast"/>
        <w:rPr>
          <w:rFonts w:ascii="Times New Roman" w:hAnsi="Times New Roman" w:cs="Times New Roman"/>
          <w:color w:val="000000"/>
          <w:lang w:val="id-ID"/>
        </w:rPr>
      </w:pPr>
      <w:r w:rsidRPr="002945F1">
        <w:rPr>
          <w:rFonts w:ascii="Times New Roman" w:hAnsi="Times New Roman" w:cs="Times New Roman"/>
          <w:color w:val="000000"/>
          <w:lang w:val="id-ID"/>
        </w:rPr>
        <w:t>Stojmenovic, X. Lin. Power-aware localized routing in wireless networks, (2001) 12, No.11,1122-1133</w:t>
      </w:r>
    </w:p>
    <w:p w14:paraId="439C462C" w14:textId="77777777" w:rsidR="00471420" w:rsidRPr="002945F1" w:rsidRDefault="00471420" w:rsidP="00471420">
      <w:pPr>
        <w:pStyle w:val="ListParagraph"/>
        <w:widowControl w:val="0"/>
        <w:numPr>
          <w:ilvl w:val="0"/>
          <w:numId w:val="4"/>
        </w:numPr>
        <w:autoSpaceDE w:val="0"/>
        <w:autoSpaceDN w:val="0"/>
        <w:adjustRightInd w:val="0"/>
        <w:spacing w:after="240" w:line="260" w:lineRule="atLeast"/>
        <w:rPr>
          <w:rFonts w:ascii="Times New Roman" w:hAnsi="Times New Roman" w:cs="Times New Roman"/>
          <w:color w:val="000000"/>
          <w:lang w:val="id-ID"/>
        </w:rPr>
      </w:pPr>
      <w:r w:rsidRPr="002945F1">
        <w:rPr>
          <w:rFonts w:ascii="Times New Roman" w:hAnsi="Times New Roman" w:cs="Times New Roman"/>
          <w:color w:val="000000"/>
          <w:lang w:val="id-ID"/>
        </w:rPr>
        <w:t>D. Peppers and M. Rogers, The One to One Manager: Real-World Lessons in</w:t>
      </w:r>
    </w:p>
    <w:p w14:paraId="13FB9732" w14:textId="77777777" w:rsidR="00FC0A78" w:rsidRPr="002945F1" w:rsidRDefault="00471420" w:rsidP="00FC0A78">
      <w:pPr>
        <w:pStyle w:val="ListParagraph"/>
        <w:widowControl w:val="0"/>
        <w:autoSpaceDE w:val="0"/>
        <w:autoSpaceDN w:val="0"/>
        <w:adjustRightInd w:val="0"/>
        <w:spacing w:after="240" w:line="260" w:lineRule="atLeast"/>
        <w:rPr>
          <w:rFonts w:ascii="Times New Roman" w:hAnsi="Times New Roman" w:cs="Times New Roman"/>
          <w:color w:val="000000"/>
          <w:lang w:val="id-ID"/>
        </w:rPr>
      </w:pPr>
      <w:r w:rsidRPr="002945F1">
        <w:rPr>
          <w:rFonts w:ascii="Times New Roman" w:hAnsi="Times New Roman" w:cs="Times New Roman"/>
          <w:color w:val="000000"/>
          <w:lang w:val="id-ID"/>
        </w:rPr>
        <w:t>Customer Relationship Managem</w:t>
      </w:r>
      <w:r w:rsidR="00FC0A78" w:rsidRPr="002945F1">
        <w:rPr>
          <w:rFonts w:ascii="Times New Roman" w:hAnsi="Times New Roman" w:cs="Times New Roman"/>
          <w:color w:val="000000"/>
          <w:lang w:val="id-ID"/>
        </w:rPr>
        <w:t>ent (Doubleday, New York, 1999)</w:t>
      </w:r>
    </w:p>
    <w:p w14:paraId="4CFA4646" w14:textId="35E405E6" w:rsidR="00FC0A78" w:rsidRPr="002945F1" w:rsidRDefault="00FC0A78" w:rsidP="00FC0A78">
      <w:pPr>
        <w:pStyle w:val="ListParagraph"/>
        <w:widowControl w:val="0"/>
        <w:numPr>
          <w:ilvl w:val="0"/>
          <w:numId w:val="4"/>
        </w:numPr>
        <w:autoSpaceDE w:val="0"/>
        <w:autoSpaceDN w:val="0"/>
        <w:adjustRightInd w:val="0"/>
        <w:spacing w:after="240" w:line="260" w:lineRule="atLeast"/>
        <w:rPr>
          <w:rFonts w:ascii="Times New Roman" w:hAnsi="Times New Roman" w:cs="Times New Roman"/>
          <w:color w:val="000000"/>
          <w:lang w:val="id-ID"/>
        </w:rPr>
      </w:pPr>
      <w:r w:rsidRPr="002945F1">
        <w:rPr>
          <w:rStyle w:val="fontstyle01"/>
          <w:rFonts w:ascii="Times New Roman" w:hAnsi="Times New Roman" w:cs="Times New Roman"/>
          <w:lang w:val="id-ID"/>
        </w:rPr>
        <w:t>P.N. Spring, P.C. Verhoef, J.C. Hoekstra and P.S.H. Leeflang, The Commercial</w:t>
      </w:r>
      <w:r w:rsidRPr="002945F1">
        <w:rPr>
          <w:rFonts w:ascii="Times New Roman" w:hAnsi="Times New Roman" w:cs="Times New Roman"/>
          <w:color w:val="000000"/>
          <w:lang w:val="id-ID"/>
        </w:rPr>
        <w:br/>
      </w:r>
      <w:r w:rsidRPr="002945F1">
        <w:rPr>
          <w:rStyle w:val="fontstyle01"/>
          <w:rFonts w:ascii="Times New Roman" w:hAnsi="Times New Roman" w:cs="Times New Roman"/>
          <w:lang w:val="id-ID"/>
        </w:rPr>
        <w:t>Use of Segmentation and Predictive Modeling Techniques for Database</w:t>
      </w:r>
      <w:r w:rsidRPr="002945F1">
        <w:rPr>
          <w:rFonts w:ascii="Times New Roman" w:hAnsi="Times New Roman" w:cs="Times New Roman"/>
          <w:color w:val="000000"/>
          <w:lang w:val="id-ID"/>
        </w:rPr>
        <w:br/>
      </w:r>
      <w:r w:rsidRPr="002945F1">
        <w:rPr>
          <w:rStyle w:val="fontstyle01"/>
          <w:rFonts w:ascii="Times New Roman" w:hAnsi="Times New Roman" w:cs="Times New Roman"/>
          <w:lang w:val="id-ID"/>
        </w:rPr>
        <w:t>Marketing, Working Paper (University of Groningen, 2000)</w:t>
      </w:r>
    </w:p>
    <w:p w14:paraId="0809F4BA" w14:textId="77777777" w:rsidR="00571B75" w:rsidRPr="002945F1" w:rsidRDefault="00571B75" w:rsidP="009A2BBE">
      <w:pPr>
        <w:pStyle w:val="ListParagraph"/>
        <w:widowControl w:val="0"/>
        <w:autoSpaceDE w:val="0"/>
        <w:autoSpaceDN w:val="0"/>
        <w:adjustRightInd w:val="0"/>
        <w:spacing w:after="240" w:line="340" w:lineRule="atLeast"/>
        <w:rPr>
          <w:rFonts w:ascii="Times New Roman" w:hAnsi="Times New Roman" w:cs="Times New Roman"/>
          <w:b/>
          <w:color w:val="000000"/>
          <w:lang w:val="id-ID"/>
        </w:rPr>
      </w:pPr>
    </w:p>
    <w:p w14:paraId="3BF62A35" w14:textId="77777777" w:rsidR="0026545B" w:rsidRPr="002945F1" w:rsidRDefault="0026545B" w:rsidP="0026545B">
      <w:pPr>
        <w:widowControl w:val="0"/>
        <w:autoSpaceDE w:val="0"/>
        <w:autoSpaceDN w:val="0"/>
        <w:adjustRightInd w:val="0"/>
        <w:spacing w:after="240" w:line="340" w:lineRule="atLeast"/>
        <w:jc w:val="center"/>
        <w:rPr>
          <w:rFonts w:ascii="Times New Roman" w:hAnsi="Times New Roman" w:cs="Times New Roman"/>
          <w:color w:val="000000"/>
          <w:lang w:val="id-ID"/>
        </w:rPr>
      </w:pPr>
    </w:p>
    <w:p w14:paraId="2F8E272C" w14:textId="1AB19F37" w:rsidR="00501391" w:rsidRPr="002945F1" w:rsidRDefault="00501391" w:rsidP="00501391">
      <w:pPr>
        <w:widowControl w:val="0"/>
        <w:autoSpaceDE w:val="0"/>
        <w:autoSpaceDN w:val="0"/>
        <w:adjustRightInd w:val="0"/>
        <w:spacing w:after="240" w:line="340" w:lineRule="atLeast"/>
        <w:jc w:val="both"/>
        <w:rPr>
          <w:rFonts w:ascii="Times New Roman" w:hAnsi="Times New Roman" w:cs="Times New Roman"/>
          <w:color w:val="000000"/>
          <w:lang w:val="id-ID"/>
        </w:rPr>
      </w:pPr>
      <w:r w:rsidRPr="002945F1">
        <w:rPr>
          <w:rFonts w:ascii="MS Mincho" w:eastAsia="MS Mincho" w:hAnsi="MS Mincho" w:cs="MS Mincho"/>
          <w:color w:val="000000"/>
          <w:lang w:val="id-ID"/>
        </w:rPr>
        <w:t> </w:t>
      </w:r>
    </w:p>
    <w:p w14:paraId="7B819314" w14:textId="77777777" w:rsidR="00501391" w:rsidRPr="002945F1" w:rsidRDefault="00501391" w:rsidP="00501391">
      <w:pPr>
        <w:pStyle w:val="ListParagraph"/>
        <w:jc w:val="both"/>
        <w:rPr>
          <w:rFonts w:ascii="Times New Roman" w:hAnsi="Times New Roman" w:cs="Times New Roman"/>
          <w:lang w:val="id-ID"/>
        </w:rPr>
      </w:pPr>
    </w:p>
    <w:sectPr w:rsidR="00501391" w:rsidRPr="002945F1" w:rsidSect="007E5280">
      <w:pgSz w:w="11900" w:h="16840"/>
      <w:pgMar w:top="1440" w:right="1440" w:bottom="1438"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D5561A" w14:textId="77777777" w:rsidR="005101D9" w:rsidRDefault="005101D9" w:rsidP="001146C9">
      <w:r>
        <w:separator/>
      </w:r>
    </w:p>
  </w:endnote>
  <w:endnote w:type="continuationSeparator" w:id="0">
    <w:p w14:paraId="259181B2" w14:textId="77777777" w:rsidR="005101D9" w:rsidRDefault="005101D9" w:rsidP="001146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TimesNewRoman">
    <w:altName w:val="Times New Roman"/>
    <w:panose1 w:val="00000000000000000000"/>
    <w:charset w:val="00"/>
    <w:family w:val="roman"/>
    <w:notTrueType/>
    <w:pitch w:val="default"/>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78A560" w14:textId="77777777" w:rsidR="005101D9" w:rsidRDefault="005101D9" w:rsidP="001146C9">
      <w:r>
        <w:separator/>
      </w:r>
    </w:p>
  </w:footnote>
  <w:footnote w:type="continuationSeparator" w:id="0">
    <w:p w14:paraId="5C6114A3" w14:textId="77777777" w:rsidR="005101D9" w:rsidRDefault="005101D9" w:rsidP="001146C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0C3B3B"/>
    <w:multiLevelType w:val="hybridMultilevel"/>
    <w:tmpl w:val="733891DC"/>
    <w:lvl w:ilvl="0" w:tplc="0409000F">
      <w:start w:val="1"/>
      <w:numFmt w:val="decimal"/>
      <w:lvlText w:val="%1."/>
      <w:lvlJc w:val="left"/>
      <w:pPr>
        <w:ind w:left="720" w:hanging="360"/>
      </w:pPr>
      <w:rPr>
        <w:rFonts w:hint="default"/>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B037E0"/>
    <w:multiLevelType w:val="hybridMultilevel"/>
    <w:tmpl w:val="CAFE0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4A18C6"/>
    <w:multiLevelType w:val="hybridMultilevel"/>
    <w:tmpl w:val="FFB0A5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1C689B"/>
    <w:multiLevelType w:val="hybridMultilevel"/>
    <w:tmpl w:val="CAFE0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71709E"/>
    <w:multiLevelType w:val="hybridMultilevel"/>
    <w:tmpl w:val="6E0C5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CE97321"/>
    <w:multiLevelType w:val="hybridMultilevel"/>
    <w:tmpl w:val="C7C8C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E47791C"/>
    <w:multiLevelType w:val="hybridMultilevel"/>
    <w:tmpl w:val="24845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F303166"/>
    <w:multiLevelType w:val="hybridMultilevel"/>
    <w:tmpl w:val="C7C8C0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4AC0AF1"/>
    <w:multiLevelType w:val="hybridMultilevel"/>
    <w:tmpl w:val="625A9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CA55405"/>
    <w:multiLevelType w:val="hybridMultilevel"/>
    <w:tmpl w:val="000C1666"/>
    <w:lvl w:ilvl="0" w:tplc="3F6EC31E">
      <w:start w:val="4"/>
      <w:numFmt w:val="decimal"/>
      <w:lvlText w:val="(%1)"/>
      <w:lvlJc w:val="left"/>
      <w:pPr>
        <w:ind w:left="720" w:hanging="360"/>
      </w:pPr>
      <w:rPr>
        <w:rFonts w:ascii="Times" w:eastAsiaTheme="minorHAnsi" w:hAnsi="Times" w:cs="Times" w:hint="default"/>
        <w:i w:val="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0"/>
  </w:num>
  <w:num w:numId="3">
    <w:abstractNumId w:val="2"/>
  </w:num>
  <w:num w:numId="4">
    <w:abstractNumId w:val="3"/>
  </w:num>
  <w:num w:numId="5">
    <w:abstractNumId w:val="7"/>
  </w:num>
  <w:num w:numId="6">
    <w:abstractNumId w:val="10"/>
  </w:num>
  <w:num w:numId="7">
    <w:abstractNumId w:val="1"/>
  </w:num>
  <w:num w:numId="8">
    <w:abstractNumId w:val="6"/>
  </w:num>
  <w:num w:numId="9">
    <w:abstractNumId w:val="8"/>
  </w:num>
  <w:num w:numId="10">
    <w:abstractNumId w:val="5"/>
  </w:num>
  <w:num w:numId="11">
    <w:abstractNumId w:val="4"/>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1391"/>
    <w:rsid w:val="00002934"/>
    <w:rsid w:val="00005040"/>
    <w:rsid w:val="000056D0"/>
    <w:rsid w:val="00005BFB"/>
    <w:rsid w:val="00006238"/>
    <w:rsid w:val="00006DD7"/>
    <w:rsid w:val="00006DE8"/>
    <w:rsid w:val="00011564"/>
    <w:rsid w:val="00011E4E"/>
    <w:rsid w:val="00012DB9"/>
    <w:rsid w:val="0001369D"/>
    <w:rsid w:val="00014F97"/>
    <w:rsid w:val="0001550E"/>
    <w:rsid w:val="00016540"/>
    <w:rsid w:val="00017201"/>
    <w:rsid w:val="000172E3"/>
    <w:rsid w:val="00020A0F"/>
    <w:rsid w:val="00020B21"/>
    <w:rsid w:val="00020E99"/>
    <w:rsid w:val="000219B0"/>
    <w:rsid w:val="00021F98"/>
    <w:rsid w:val="00023486"/>
    <w:rsid w:val="00024A18"/>
    <w:rsid w:val="00024F38"/>
    <w:rsid w:val="000265A6"/>
    <w:rsid w:val="000300C8"/>
    <w:rsid w:val="0003022C"/>
    <w:rsid w:val="0003048A"/>
    <w:rsid w:val="000310D9"/>
    <w:rsid w:val="00033AA6"/>
    <w:rsid w:val="000346E9"/>
    <w:rsid w:val="0003565C"/>
    <w:rsid w:val="00036C92"/>
    <w:rsid w:val="0003706F"/>
    <w:rsid w:val="0003757F"/>
    <w:rsid w:val="0003776D"/>
    <w:rsid w:val="0003792D"/>
    <w:rsid w:val="00037B72"/>
    <w:rsid w:val="000472EF"/>
    <w:rsid w:val="00047BF3"/>
    <w:rsid w:val="00051491"/>
    <w:rsid w:val="00051C01"/>
    <w:rsid w:val="00051D58"/>
    <w:rsid w:val="000539CD"/>
    <w:rsid w:val="000551BE"/>
    <w:rsid w:val="00057A5B"/>
    <w:rsid w:val="00057C5C"/>
    <w:rsid w:val="00061090"/>
    <w:rsid w:val="000618A6"/>
    <w:rsid w:val="00061DA1"/>
    <w:rsid w:val="0006217C"/>
    <w:rsid w:val="00062EB9"/>
    <w:rsid w:val="00065F6D"/>
    <w:rsid w:val="00065FCF"/>
    <w:rsid w:val="00066111"/>
    <w:rsid w:val="0006703E"/>
    <w:rsid w:val="0007032D"/>
    <w:rsid w:val="00070A64"/>
    <w:rsid w:val="00071C10"/>
    <w:rsid w:val="0007377E"/>
    <w:rsid w:val="00073881"/>
    <w:rsid w:val="000740F1"/>
    <w:rsid w:val="00074AA6"/>
    <w:rsid w:val="00075E5B"/>
    <w:rsid w:val="000766D6"/>
    <w:rsid w:val="00076EC8"/>
    <w:rsid w:val="0007765E"/>
    <w:rsid w:val="00081CE4"/>
    <w:rsid w:val="0008531D"/>
    <w:rsid w:val="00086358"/>
    <w:rsid w:val="00086367"/>
    <w:rsid w:val="00090F35"/>
    <w:rsid w:val="0009167C"/>
    <w:rsid w:val="00091702"/>
    <w:rsid w:val="00092913"/>
    <w:rsid w:val="00093E45"/>
    <w:rsid w:val="00093E8E"/>
    <w:rsid w:val="0009421E"/>
    <w:rsid w:val="00094905"/>
    <w:rsid w:val="0009565E"/>
    <w:rsid w:val="0009569C"/>
    <w:rsid w:val="00096792"/>
    <w:rsid w:val="0009682C"/>
    <w:rsid w:val="000A2A9A"/>
    <w:rsid w:val="000A2DDE"/>
    <w:rsid w:val="000A4436"/>
    <w:rsid w:val="000A446C"/>
    <w:rsid w:val="000A4DD8"/>
    <w:rsid w:val="000A5276"/>
    <w:rsid w:val="000B0748"/>
    <w:rsid w:val="000B15AE"/>
    <w:rsid w:val="000B24B3"/>
    <w:rsid w:val="000B3862"/>
    <w:rsid w:val="000B3B0E"/>
    <w:rsid w:val="000B48F2"/>
    <w:rsid w:val="000B7789"/>
    <w:rsid w:val="000C0C0E"/>
    <w:rsid w:val="000C2B87"/>
    <w:rsid w:val="000C35FD"/>
    <w:rsid w:val="000C680A"/>
    <w:rsid w:val="000C6EDF"/>
    <w:rsid w:val="000C6F11"/>
    <w:rsid w:val="000C6F1E"/>
    <w:rsid w:val="000C7414"/>
    <w:rsid w:val="000C7BBA"/>
    <w:rsid w:val="000D13B7"/>
    <w:rsid w:val="000D17F4"/>
    <w:rsid w:val="000D25D0"/>
    <w:rsid w:val="000D26B8"/>
    <w:rsid w:val="000D68E4"/>
    <w:rsid w:val="000E021E"/>
    <w:rsid w:val="000E04C7"/>
    <w:rsid w:val="000E2D19"/>
    <w:rsid w:val="000E4F36"/>
    <w:rsid w:val="000E65F3"/>
    <w:rsid w:val="000E708B"/>
    <w:rsid w:val="000F030A"/>
    <w:rsid w:val="000F1418"/>
    <w:rsid w:val="000F1C28"/>
    <w:rsid w:val="000F35B0"/>
    <w:rsid w:val="000F4097"/>
    <w:rsid w:val="000F4C7B"/>
    <w:rsid w:val="000F4E65"/>
    <w:rsid w:val="000F617F"/>
    <w:rsid w:val="00100108"/>
    <w:rsid w:val="001001E6"/>
    <w:rsid w:val="001004E6"/>
    <w:rsid w:val="00101839"/>
    <w:rsid w:val="00103344"/>
    <w:rsid w:val="001039B5"/>
    <w:rsid w:val="0010405E"/>
    <w:rsid w:val="00104D41"/>
    <w:rsid w:val="00105B9E"/>
    <w:rsid w:val="0010659D"/>
    <w:rsid w:val="00107A1E"/>
    <w:rsid w:val="00110063"/>
    <w:rsid w:val="0011126B"/>
    <w:rsid w:val="00112CE8"/>
    <w:rsid w:val="001134B1"/>
    <w:rsid w:val="00113893"/>
    <w:rsid w:val="00113C6E"/>
    <w:rsid w:val="00114488"/>
    <w:rsid w:val="001146C9"/>
    <w:rsid w:val="00114730"/>
    <w:rsid w:val="00115DBF"/>
    <w:rsid w:val="00116545"/>
    <w:rsid w:val="001167A6"/>
    <w:rsid w:val="001206CD"/>
    <w:rsid w:val="00120B07"/>
    <w:rsid w:val="00121C9C"/>
    <w:rsid w:val="00121D82"/>
    <w:rsid w:val="00122967"/>
    <w:rsid w:val="0012348D"/>
    <w:rsid w:val="00123FDA"/>
    <w:rsid w:val="0012414D"/>
    <w:rsid w:val="001254D1"/>
    <w:rsid w:val="00125603"/>
    <w:rsid w:val="00126D91"/>
    <w:rsid w:val="00131EAF"/>
    <w:rsid w:val="0013376C"/>
    <w:rsid w:val="00133977"/>
    <w:rsid w:val="001340BC"/>
    <w:rsid w:val="0013412D"/>
    <w:rsid w:val="001365E4"/>
    <w:rsid w:val="0013688C"/>
    <w:rsid w:val="00136EF5"/>
    <w:rsid w:val="0013718D"/>
    <w:rsid w:val="00140A07"/>
    <w:rsid w:val="00144D60"/>
    <w:rsid w:val="001453DF"/>
    <w:rsid w:val="001472C1"/>
    <w:rsid w:val="001474C0"/>
    <w:rsid w:val="001475A4"/>
    <w:rsid w:val="00147601"/>
    <w:rsid w:val="00153976"/>
    <w:rsid w:val="00155724"/>
    <w:rsid w:val="0015586E"/>
    <w:rsid w:val="00155E8A"/>
    <w:rsid w:val="0015617A"/>
    <w:rsid w:val="00161B3C"/>
    <w:rsid w:val="0016237C"/>
    <w:rsid w:val="00162476"/>
    <w:rsid w:val="001633A4"/>
    <w:rsid w:val="00163BCA"/>
    <w:rsid w:val="001666E0"/>
    <w:rsid w:val="00167072"/>
    <w:rsid w:val="00167E22"/>
    <w:rsid w:val="00172FAA"/>
    <w:rsid w:val="001733C3"/>
    <w:rsid w:val="00174AAC"/>
    <w:rsid w:val="00175847"/>
    <w:rsid w:val="00180FB7"/>
    <w:rsid w:val="001829A8"/>
    <w:rsid w:val="00182E24"/>
    <w:rsid w:val="00183095"/>
    <w:rsid w:val="00183AD7"/>
    <w:rsid w:val="00187866"/>
    <w:rsid w:val="001878E4"/>
    <w:rsid w:val="00187BDC"/>
    <w:rsid w:val="00187F04"/>
    <w:rsid w:val="00193274"/>
    <w:rsid w:val="00193A15"/>
    <w:rsid w:val="0019516A"/>
    <w:rsid w:val="00195684"/>
    <w:rsid w:val="00195746"/>
    <w:rsid w:val="00195BB2"/>
    <w:rsid w:val="001969BF"/>
    <w:rsid w:val="00196E08"/>
    <w:rsid w:val="001A1D14"/>
    <w:rsid w:val="001A2906"/>
    <w:rsid w:val="001A373B"/>
    <w:rsid w:val="001A48C0"/>
    <w:rsid w:val="001A5F99"/>
    <w:rsid w:val="001A5FA7"/>
    <w:rsid w:val="001B19B5"/>
    <w:rsid w:val="001B21D2"/>
    <w:rsid w:val="001B320E"/>
    <w:rsid w:val="001B34F2"/>
    <w:rsid w:val="001B3EFF"/>
    <w:rsid w:val="001B419C"/>
    <w:rsid w:val="001B50F3"/>
    <w:rsid w:val="001B5D5C"/>
    <w:rsid w:val="001B5E02"/>
    <w:rsid w:val="001B6AFC"/>
    <w:rsid w:val="001C0C2F"/>
    <w:rsid w:val="001C0D48"/>
    <w:rsid w:val="001C1993"/>
    <w:rsid w:val="001C1C83"/>
    <w:rsid w:val="001C1E5B"/>
    <w:rsid w:val="001C3C4F"/>
    <w:rsid w:val="001C62C2"/>
    <w:rsid w:val="001C645E"/>
    <w:rsid w:val="001C6655"/>
    <w:rsid w:val="001C7BB5"/>
    <w:rsid w:val="001D0F49"/>
    <w:rsid w:val="001D1B90"/>
    <w:rsid w:val="001D3228"/>
    <w:rsid w:val="001D5345"/>
    <w:rsid w:val="001D7702"/>
    <w:rsid w:val="001D778D"/>
    <w:rsid w:val="001D77F0"/>
    <w:rsid w:val="001E10B4"/>
    <w:rsid w:val="001E200D"/>
    <w:rsid w:val="001E2A6E"/>
    <w:rsid w:val="001E302E"/>
    <w:rsid w:val="001E3970"/>
    <w:rsid w:val="001E3BC2"/>
    <w:rsid w:val="001E432D"/>
    <w:rsid w:val="001E5B13"/>
    <w:rsid w:val="001E637F"/>
    <w:rsid w:val="001E7D2F"/>
    <w:rsid w:val="001E7E71"/>
    <w:rsid w:val="001F10DE"/>
    <w:rsid w:val="001F1288"/>
    <w:rsid w:val="001F1911"/>
    <w:rsid w:val="001F209B"/>
    <w:rsid w:val="001F42B4"/>
    <w:rsid w:val="001F5637"/>
    <w:rsid w:val="001F5DE5"/>
    <w:rsid w:val="001F68AF"/>
    <w:rsid w:val="00200282"/>
    <w:rsid w:val="00200820"/>
    <w:rsid w:val="00200903"/>
    <w:rsid w:val="00201953"/>
    <w:rsid w:val="00201E1F"/>
    <w:rsid w:val="00203EBA"/>
    <w:rsid w:val="00204861"/>
    <w:rsid w:val="002056E8"/>
    <w:rsid w:val="002063D3"/>
    <w:rsid w:val="00206B37"/>
    <w:rsid w:val="00210876"/>
    <w:rsid w:val="00211C6A"/>
    <w:rsid w:val="002134CE"/>
    <w:rsid w:val="00215048"/>
    <w:rsid w:val="00216C6D"/>
    <w:rsid w:val="00217B57"/>
    <w:rsid w:val="0022001F"/>
    <w:rsid w:val="00224255"/>
    <w:rsid w:val="002244CC"/>
    <w:rsid w:val="0022552D"/>
    <w:rsid w:val="00225719"/>
    <w:rsid w:val="00225AC3"/>
    <w:rsid w:val="00226017"/>
    <w:rsid w:val="00233EF5"/>
    <w:rsid w:val="00234BF3"/>
    <w:rsid w:val="00236071"/>
    <w:rsid w:val="00240A7B"/>
    <w:rsid w:val="00244A5A"/>
    <w:rsid w:val="00246152"/>
    <w:rsid w:val="0024623A"/>
    <w:rsid w:val="00250162"/>
    <w:rsid w:val="00250B6E"/>
    <w:rsid w:val="00252372"/>
    <w:rsid w:val="00252BD2"/>
    <w:rsid w:val="002533B9"/>
    <w:rsid w:val="002559CE"/>
    <w:rsid w:val="00256730"/>
    <w:rsid w:val="00256889"/>
    <w:rsid w:val="00257F17"/>
    <w:rsid w:val="002612DF"/>
    <w:rsid w:val="002633F9"/>
    <w:rsid w:val="00263FB7"/>
    <w:rsid w:val="0026545B"/>
    <w:rsid w:val="0026547B"/>
    <w:rsid w:val="0026766F"/>
    <w:rsid w:val="0027041F"/>
    <w:rsid w:val="00270BFA"/>
    <w:rsid w:val="00271443"/>
    <w:rsid w:val="0027174C"/>
    <w:rsid w:val="00275A22"/>
    <w:rsid w:val="00275E40"/>
    <w:rsid w:val="0027632E"/>
    <w:rsid w:val="00282794"/>
    <w:rsid w:val="002827A7"/>
    <w:rsid w:val="00284E1D"/>
    <w:rsid w:val="00291535"/>
    <w:rsid w:val="00291F18"/>
    <w:rsid w:val="0029287C"/>
    <w:rsid w:val="00292F96"/>
    <w:rsid w:val="00293F96"/>
    <w:rsid w:val="002944EB"/>
    <w:rsid w:val="002945F1"/>
    <w:rsid w:val="002957E0"/>
    <w:rsid w:val="0029696F"/>
    <w:rsid w:val="00297B8A"/>
    <w:rsid w:val="002A1468"/>
    <w:rsid w:val="002A2086"/>
    <w:rsid w:val="002A3F97"/>
    <w:rsid w:val="002A4841"/>
    <w:rsid w:val="002A5445"/>
    <w:rsid w:val="002A5A8C"/>
    <w:rsid w:val="002A6C2C"/>
    <w:rsid w:val="002A6C2D"/>
    <w:rsid w:val="002B042C"/>
    <w:rsid w:val="002B16F0"/>
    <w:rsid w:val="002B1894"/>
    <w:rsid w:val="002B227F"/>
    <w:rsid w:val="002B3186"/>
    <w:rsid w:val="002C1DF9"/>
    <w:rsid w:val="002C1EE8"/>
    <w:rsid w:val="002C5330"/>
    <w:rsid w:val="002C5822"/>
    <w:rsid w:val="002C629C"/>
    <w:rsid w:val="002C7541"/>
    <w:rsid w:val="002C79C7"/>
    <w:rsid w:val="002D291D"/>
    <w:rsid w:val="002D4ADE"/>
    <w:rsid w:val="002D6C7D"/>
    <w:rsid w:val="002E0977"/>
    <w:rsid w:val="002E0A7C"/>
    <w:rsid w:val="002E0E4C"/>
    <w:rsid w:val="002E1256"/>
    <w:rsid w:val="002E5BFD"/>
    <w:rsid w:val="002E5FD6"/>
    <w:rsid w:val="002E6684"/>
    <w:rsid w:val="002E779D"/>
    <w:rsid w:val="002E7FB3"/>
    <w:rsid w:val="002F2D6F"/>
    <w:rsid w:val="002F4A02"/>
    <w:rsid w:val="002F6364"/>
    <w:rsid w:val="002F77D1"/>
    <w:rsid w:val="00304030"/>
    <w:rsid w:val="003047E1"/>
    <w:rsid w:val="003056EF"/>
    <w:rsid w:val="0030595A"/>
    <w:rsid w:val="00306226"/>
    <w:rsid w:val="0030664C"/>
    <w:rsid w:val="0030671C"/>
    <w:rsid w:val="0031115C"/>
    <w:rsid w:val="0031120C"/>
    <w:rsid w:val="00311BA9"/>
    <w:rsid w:val="003136CE"/>
    <w:rsid w:val="00313DB0"/>
    <w:rsid w:val="00314501"/>
    <w:rsid w:val="0031589B"/>
    <w:rsid w:val="00315AE6"/>
    <w:rsid w:val="00316EAD"/>
    <w:rsid w:val="00316FC4"/>
    <w:rsid w:val="003200CE"/>
    <w:rsid w:val="003214C5"/>
    <w:rsid w:val="0032378A"/>
    <w:rsid w:val="00324D00"/>
    <w:rsid w:val="0032593F"/>
    <w:rsid w:val="0032662C"/>
    <w:rsid w:val="00326EF1"/>
    <w:rsid w:val="00327973"/>
    <w:rsid w:val="00327DA4"/>
    <w:rsid w:val="00331DF3"/>
    <w:rsid w:val="00336872"/>
    <w:rsid w:val="003410DB"/>
    <w:rsid w:val="00341C0C"/>
    <w:rsid w:val="00344105"/>
    <w:rsid w:val="003445A5"/>
    <w:rsid w:val="003448F3"/>
    <w:rsid w:val="00344913"/>
    <w:rsid w:val="00344F06"/>
    <w:rsid w:val="003465DE"/>
    <w:rsid w:val="00346FAC"/>
    <w:rsid w:val="00347031"/>
    <w:rsid w:val="003502C3"/>
    <w:rsid w:val="00350D72"/>
    <w:rsid w:val="003525A5"/>
    <w:rsid w:val="00353CF5"/>
    <w:rsid w:val="00353F45"/>
    <w:rsid w:val="00354F1F"/>
    <w:rsid w:val="003566D3"/>
    <w:rsid w:val="003607A0"/>
    <w:rsid w:val="003621C6"/>
    <w:rsid w:val="003634B7"/>
    <w:rsid w:val="00363A50"/>
    <w:rsid w:val="003640D7"/>
    <w:rsid w:val="00365219"/>
    <w:rsid w:val="0036568B"/>
    <w:rsid w:val="00367824"/>
    <w:rsid w:val="00370218"/>
    <w:rsid w:val="0037023B"/>
    <w:rsid w:val="00371844"/>
    <w:rsid w:val="00373C8E"/>
    <w:rsid w:val="00373D0F"/>
    <w:rsid w:val="00374260"/>
    <w:rsid w:val="00375E69"/>
    <w:rsid w:val="00376A29"/>
    <w:rsid w:val="0037789F"/>
    <w:rsid w:val="00377CC3"/>
    <w:rsid w:val="003834F9"/>
    <w:rsid w:val="0038415F"/>
    <w:rsid w:val="0038546C"/>
    <w:rsid w:val="003867CA"/>
    <w:rsid w:val="00387011"/>
    <w:rsid w:val="003906E3"/>
    <w:rsid w:val="003907E9"/>
    <w:rsid w:val="00390ABA"/>
    <w:rsid w:val="00392264"/>
    <w:rsid w:val="0039235C"/>
    <w:rsid w:val="003931F9"/>
    <w:rsid w:val="003946EE"/>
    <w:rsid w:val="003A05A4"/>
    <w:rsid w:val="003A33DA"/>
    <w:rsid w:val="003A3DD1"/>
    <w:rsid w:val="003A4859"/>
    <w:rsid w:val="003A50F2"/>
    <w:rsid w:val="003A5EB2"/>
    <w:rsid w:val="003A6143"/>
    <w:rsid w:val="003B0676"/>
    <w:rsid w:val="003B0BFD"/>
    <w:rsid w:val="003B1250"/>
    <w:rsid w:val="003B2963"/>
    <w:rsid w:val="003B2DED"/>
    <w:rsid w:val="003B3C3F"/>
    <w:rsid w:val="003B3E4C"/>
    <w:rsid w:val="003B4229"/>
    <w:rsid w:val="003B650E"/>
    <w:rsid w:val="003B7CD1"/>
    <w:rsid w:val="003C0A6F"/>
    <w:rsid w:val="003C3AE4"/>
    <w:rsid w:val="003C4177"/>
    <w:rsid w:val="003C4191"/>
    <w:rsid w:val="003C4689"/>
    <w:rsid w:val="003C6FFB"/>
    <w:rsid w:val="003C719F"/>
    <w:rsid w:val="003C7820"/>
    <w:rsid w:val="003C7F22"/>
    <w:rsid w:val="003D46A0"/>
    <w:rsid w:val="003D51DE"/>
    <w:rsid w:val="003D5BA5"/>
    <w:rsid w:val="003E0C6C"/>
    <w:rsid w:val="003E0FFD"/>
    <w:rsid w:val="003E18B1"/>
    <w:rsid w:val="003E1B08"/>
    <w:rsid w:val="003E250B"/>
    <w:rsid w:val="003E2B37"/>
    <w:rsid w:val="003E475F"/>
    <w:rsid w:val="003E5B63"/>
    <w:rsid w:val="003E629F"/>
    <w:rsid w:val="003E7801"/>
    <w:rsid w:val="003E78E5"/>
    <w:rsid w:val="003E7936"/>
    <w:rsid w:val="003F06AD"/>
    <w:rsid w:val="003F11D5"/>
    <w:rsid w:val="003F1B21"/>
    <w:rsid w:val="003F2042"/>
    <w:rsid w:val="003F2066"/>
    <w:rsid w:val="003F2F4E"/>
    <w:rsid w:val="003F49C6"/>
    <w:rsid w:val="00404086"/>
    <w:rsid w:val="004051D9"/>
    <w:rsid w:val="004053D9"/>
    <w:rsid w:val="00405C4A"/>
    <w:rsid w:val="00405F35"/>
    <w:rsid w:val="00406216"/>
    <w:rsid w:val="0040697C"/>
    <w:rsid w:val="00406AAE"/>
    <w:rsid w:val="00407193"/>
    <w:rsid w:val="004107A0"/>
    <w:rsid w:val="0041113A"/>
    <w:rsid w:val="00411590"/>
    <w:rsid w:val="00411ECD"/>
    <w:rsid w:val="0041517C"/>
    <w:rsid w:val="0041517D"/>
    <w:rsid w:val="00415A5D"/>
    <w:rsid w:val="00416A4E"/>
    <w:rsid w:val="00420783"/>
    <w:rsid w:val="00420D3D"/>
    <w:rsid w:val="004222E7"/>
    <w:rsid w:val="004248FA"/>
    <w:rsid w:val="00424EF0"/>
    <w:rsid w:val="004270B4"/>
    <w:rsid w:val="004278B4"/>
    <w:rsid w:val="00427968"/>
    <w:rsid w:val="00427A4C"/>
    <w:rsid w:val="004300E9"/>
    <w:rsid w:val="00431287"/>
    <w:rsid w:val="00431300"/>
    <w:rsid w:val="004323CC"/>
    <w:rsid w:val="00436A58"/>
    <w:rsid w:val="00436A88"/>
    <w:rsid w:val="00441614"/>
    <w:rsid w:val="004441D9"/>
    <w:rsid w:val="00445712"/>
    <w:rsid w:val="00445882"/>
    <w:rsid w:val="00445CC9"/>
    <w:rsid w:val="00445FD3"/>
    <w:rsid w:val="00446AA5"/>
    <w:rsid w:val="00446E1E"/>
    <w:rsid w:val="004504E1"/>
    <w:rsid w:val="00453036"/>
    <w:rsid w:val="00453CE7"/>
    <w:rsid w:val="004552A6"/>
    <w:rsid w:val="00455D02"/>
    <w:rsid w:val="00455DB1"/>
    <w:rsid w:val="004564D0"/>
    <w:rsid w:val="00456BE7"/>
    <w:rsid w:val="0045708F"/>
    <w:rsid w:val="004573ED"/>
    <w:rsid w:val="0046197F"/>
    <w:rsid w:val="00462451"/>
    <w:rsid w:val="004649EF"/>
    <w:rsid w:val="00464FB2"/>
    <w:rsid w:val="0047010F"/>
    <w:rsid w:val="0047064A"/>
    <w:rsid w:val="00470856"/>
    <w:rsid w:val="00471420"/>
    <w:rsid w:val="00471BAE"/>
    <w:rsid w:val="00471C7C"/>
    <w:rsid w:val="004760CB"/>
    <w:rsid w:val="00476871"/>
    <w:rsid w:val="004805A0"/>
    <w:rsid w:val="00481212"/>
    <w:rsid w:val="00485E29"/>
    <w:rsid w:val="00486D97"/>
    <w:rsid w:val="00487338"/>
    <w:rsid w:val="004873C9"/>
    <w:rsid w:val="004904BF"/>
    <w:rsid w:val="00492267"/>
    <w:rsid w:val="004947C5"/>
    <w:rsid w:val="00495CB6"/>
    <w:rsid w:val="00496580"/>
    <w:rsid w:val="00497300"/>
    <w:rsid w:val="004A0241"/>
    <w:rsid w:val="004A05DC"/>
    <w:rsid w:val="004A0FE2"/>
    <w:rsid w:val="004A2186"/>
    <w:rsid w:val="004A3B48"/>
    <w:rsid w:val="004A47E1"/>
    <w:rsid w:val="004A5D7F"/>
    <w:rsid w:val="004A79B7"/>
    <w:rsid w:val="004A7B1E"/>
    <w:rsid w:val="004B0D84"/>
    <w:rsid w:val="004B1133"/>
    <w:rsid w:val="004B193D"/>
    <w:rsid w:val="004B3892"/>
    <w:rsid w:val="004B39CA"/>
    <w:rsid w:val="004B4E1B"/>
    <w:rsid w:val="004B6674"/>
    <w:rsid w:val="004B70AA"/>
    <w:rsid w:val="004B7417"/>
    <w:rsid w:val="004B7957"/>
    <w:rsid w:val="004C0B7A"/>
    <w:rsid w:val="004C169D"/>
    <w:rsid w:val="004C1CC3"/>
    <w:rsid w:val="004C2748"/>
    <w:rsid w:val="004C561F"/>
    <w:rsid w:val="004C6198"/>
    <w:rsid w:val="004C61B4"/>
    <w:rsid w:val="004C7AC4"/>
    <w:rsid w:val="004C7B13"/>
    <w:rsid w:val="004D0C98"/>
    <w:rsid w:val="004D21D6"/>
    <w:rsid w:val="004D2C8A"/>
    <w:rsid w:val="004D2DB0"/>
    <w:rsid w:val="004D3388"/>
    <w:rsid w:val="004D38A8"/>
    <w:rsid w:val="004D4C54"/>
    <w:rsid w:val="004D4F4E"/>
    <w:rsid w:val="004D7F6D"/>
    <w:rsid w:val="004E0191"/>
    <w:rsid w:val="004E0E32"/>
    <w:rsid w:val="004E1563"/>
    <w:rsid w:val="004E3241"/>
    <w:rsid w:val="004E3912"/>
    <w:rsid w:val="004E44A3"/>
    <w:rsid w:val="004E7D12"/>
    <w:rsid w:val="004F0830"/>
    <w:rsid w:val="004F1346"/>
    <w:rsid w:val="004F3E49"/>
    <w:rsid w:val="004F4B69"/>
    <w:rsid w:val="004F5A2A"/>
    <w:rsid w:val="004F6284"/>
    <w:rsid w:val="004F7362"/>
    <w:rsid w:val="004F7750"/>
    <w:rsid w:val="004F792B"/>
    <w:rsid w:val="004F7BEF"/>
    <w:rsid w:val="00500475"/>
    <w:rsid w:val="0050054C"/>
    <w:rsid w:val="00500CC1"/>
    <w:rsid w:val="00501391"/>
    <w:rsid w:val="005016E0"/>
    <w:rsid w:val="00505747"/>
    <w:rsid w:val="00505B66"/>
    <w:rsid w:val="00507CD4"/>
    <w:rsid w:val="005101D9"/>
    <w:rsid w:val="005111A6"/>
    <w:rsid w:val="005116C2"/>
    <w:rsid w:val="0051251D"/>
    <w:rsid w:val="00515932"/>
    <w:rsid w:val="00515BA7"/>
    <w:rsid w:val="00516AA0"/>
    <w:rsid w:val="00517226"/>
    <w:rsid w:val="005206DC"/>
    <w:rsid w:val="0052330F"/>
    <w:rsid w:val="00525C3B"/>
    <w:rsid w:val="005261CA"/>
    <w:rsid w:val="00526418"/>
    <w:rsid w:val="00526D23"/>
    <w:rsid w:val="00527176"/>
    <w:rsid w:val="005276CC"/>
    <w:rsid w:val="00527898"/>
    <w:rsid w:val="00527C01"/>
    <w:rsid w:val="00530471"/>
    <w:rsid w:val="00530A1D"/>
    <w:rsid w:val="00531161"/>
    <w:rsid w:val="00536B0D"/>
    <w:rsid w:val="005414E2"/>
    <w:rsid w:val="00541B1F"/>
    <w:rsid w:val="005469F5"/>
    <w:rsid w:val="0054730B"/>
    <w:rsid w:val="00547635"/>
    <w:rsid w:val="00550199"/>
    <w:rsid w:val="005507FC"/>
    <w:rsid w:val="005511E1"/>
    <w:rsid w:val="00552809"/>
    <w:rsid w:val="005529EC"/>
    <w:rsid w:val="00552FFA"/>
    <w:rsid w:val="00554CE6"/>
    <w:rsid w:val="00555392"/>
    <w:rsid w:val="00555B11"/>
    <w:rsid w:val="005572A3"/>
    <w:rsid w:val="00557FCF"/>
    <w:rsid w:val="0056007B"/>
    <w:rsid w:val="00560150"/>
    <w:rsid w:val="00560FD9"/>
    <w:rsid w:val="005614CF"/>
    <w:rsid w:val="00562E09"/>
    <w:rsid w:val="00562EDB"/>
    <w:rsid w:val="00563329"/>
    <w:rsid w:val="005634F9"/>
    <w:rsid w:val="00565E28"/>
    <w:rsid w:val="00566462"/>
    <w:rsid w:val="00567CA5"/>
    <w:rsid w:val="0057033A"/>
    <w:rsid w:val="005719F5"/>
    <w:rsid w:val="00571B75"/>
    <w:rsid w:val="0057331D"/>
    <w:rsid w:val="00573D98"/>
    <w:rsid w:val="005756FE"/>
    <w:rsid w:val="0057632B"/>
    <w:rsid w:val="0057737F"/>
    <w:rsid w:val="00581B74"/>
    <w:rsid w:val="005823FE"/>
    <w:rsid w:val="0058671C"/>
    <w:rsid w:val="0058778B"/>
    <w:rsid w:val="00590478"/>
    <w:rsid w:val="00591619"/>
    <w:rsid w:val="005933F6"/>
    <w:rsid w:val="00593BAE"/>
    <w:rsid w:val="00595143"/>
    <w:rsid w:val="00595CFE"/>
    <w:rsid w:val="00596DB0"/>
    <w:rsid w:val="005A2724"/>
    <w:rsid w:val="005A4404"/>
    <w:rsid w:val="005A69D2"/>
    <w:rsid w:val="005A6CA7"/>
    <w:rsid w:val="005A72EC"/>
    <w:rsid w:val="005A7B86"/>
    <w:rsid w:val="005B08B0"/>
    <w:rsid w:val="005B0BE3"/>
    <w:rsid w:val="005B132C"/>
    <w:rsid w:val="005B1C11"/>
    <w:rsid w:val="005B212F"/>
    <w:rsid w:val="005B3CDE"/>
    <w:rsid w:val="005B47D7"/>
    <w:rsid w:val="005B4961"/>
    <w:rsid w:val="005B551D"/>
    <w:rsid w:val="005B5DDA"/>
    <w:rsid w:val="005B6ACA"/>
    <w:rsid w:val="005B6B27"/>
    <w:rsid w:val="005B7AAC"/>
    <w:rsid w:val="005C27CA"/>
    <w:rsid w:val="005C2989"/>
    <w:rsid w:val="005C32D9"/>
    <w:rsid w:val="005C45C3"/>
    <w:rsid w:val="005C596B"/>
    <w:rsid w:val="005C655E"/>
    <w:rsid w:val="005C7FA2"/>
    <w:rsid w:val="005D2514"/>
    <w:rsid w:val="005D3961"/>
    <w:rsid w:val="005D46DC"/>
    <w:rsid w:val="005D714F"/>
    <w:rsid w:val="005D7951"/>
    <w:rsid w:val="005D7E97"/>
    <w:rsid w:val="005E23DE"/>
    <w:rsid w:val="005E279B"/>
    <w:rsid w:val="005E29A9"/>
    <w:rsid w:val="005E3A09"/>
    <w:rsid w:val="005E4D8B"/>
    <w:rsid w:val="005E60EC"/>
    <w:rsid w:val="005E668F"/>
    <w:rsid w:val="005E698F"/>
    <w:rsid w:val="005F0B62"/>
    <w:rsid w:val="005F1FBE"/>
    <w:rsid w:val="005F2162"/>
    <w:rsid w:val="005F2328"/>
    <w:rsid w:val="005F3F53"/>
    <w:rsid w:val="005F4427"/>
    <w:rsid w:val="005F4A9F"/>
    <w:rsid w:val="005F6425"/>
    <w:rsid w:val="005F780A"/>
    <w:rsid w:val="005F7EC8"/>
    <w:rsid w:val="0060161E"/>
    <w:rsid w:val="00601AB4"/>
    <w:rsid w:val="00601F86"/>
    <w:rsid w:val="00602D2D"/>
    <w:rsid w:val="00603F3F"/>
    <w:rsid w:val="00604244"/>
    <w:rsid w:val="00605AEF"/>
    <w:rsid w:val="006060B1"/>
    <w:rsid w:val="00607EDE"/>
    <w:rsid w:val="00610E81"/>
    <w:rsid w:val="00610F71"/>
    <w:rsid w:val="006111AC"/>
    <w:rsid w:val="006121EE"/>
    <w:rsid w:val="0061317D"/>
    <w:rsid w:val="006140E7"/>
    <w:rsid w:val="00614CA3"/>
    <w:rsid w:val="00617624"/>
    <w:rsid w:val="00617CF1"/>
    <w:rsid w:val="006214FD"/>
    <w:rsid w:val="006225D7"/>
    <w:rsid w:val="00622BFF"/>
    <w:rsid w:val="0062368F"/>
    <w:rsid w:val="00623793"/>
    <w:rsid w:val="0062469A"/>
    <w:rsid w:val="0062718E"/>
    <w:rsid w:val="006275FD"/>
    <w:rsid w:val="006278D3"/>
    <w:rsid w:val="00633069"/>
    <w:rsid w:val="00633104"/>
    <w:rsid w:val="00633968"/>
    <w:rsid w:val="00635FE8"/>
    <w:rsid w:val="00640955"/>
    <w:rsid w:val="00640C0F"/>
    <w:rsid w:val="00641007"/>
    <w:rsid w:val="00642BEA"/>
    <w:rsid w:val="006442DC"/>
    <w:rsid w:val="00644B63"/>
    <w:rsid w:val="00644CE8"/>
    <w:rsid w:val="00644E70"/>
    <w:rsid w:val="00646011"/>
    <w:rsid w:val="00647977"/>
    <w:rsid w:val="00650D9E"/>
    <w:rsid w:val="00651107"/>
    <w:rsid w:val="00653A7E"/>
    <w:rsid w:val="00653C5D"/>
    <w:rsid w:val="00655513"/>
    <w:rsid w:val="00655554"/>
    <w:rsid w:val="00655894"/>
    <w:rsid w:val="00656EAB"/>
    <w:rsid w:val="006570DE"/>
    <w:rsid w:val="006609B2"/>
    <w:rsid w:val="0066158D"/>
    <w:rsid w:val="00661D6A"/>
    <w:rsid w:val="0066363E"/>
    <w:rsid w:val="00664703"/>
    <w:rsid w:val="0066482E"/>
    <w:rsid w:val="00665D96"/>
    <w:rsid w:val="00666FE5"/>
    <w:rsid w:val="00667712"/>
    <w:rsid w:val="00667B93"/>
    <w:rsid w:val="0067068A"/>
    <w:rsid w:val="00671680"/>
    <w:rsid w:val="00671FD6"/>
    <w:rsid w:val="00673997"/>
    <w:rsid w:val="00674A6A"/>
    <w:rsid w:val="00674D04"/>
    <w:rsid w:val="006756A8"/>
    <w:rsid w:val="00675C85"/>
    <w:rsid w:val="00676554"/>
    <w:rsid w:val="0068105D"/>
    <w:rsid w:val="00681F88"/>
    <w:rsid w:val="00682145"/>
    <w:rsid w:val="00683822"/>
    <w:rsid w:val="0068534A"/>
    <w:rsid w:val="00686077"/>
    <w:rsid w:val="00686C36"/>
    <w:rsid w:val="00691A9B"/>
    <w:rsid w:val="00691EDF"/>
    <w:rsid w:val="0069250B"/>
    <w:rsid w:val="006925E8"/>
    <w:rsid w:val="00697167"/>
    <w:rsid w:val="006A04EF"/>
    <w:rsid w:val="006A2392"/>
    <w:rsid w:val="006A2790"/>
    <w:rsid w:val="006A3CAA"/>
    <w:rsid w:val="006A43D2"/>
    <w:rsid w:val="006A48F9"/>
    <w:rsid w:val="006A5885"/>
    <w:rsid w:val="006A6E08"/>
    <w:rsid w:val="006A78CE"/>
    <w:rsid w:val="006B0975"/>
    <w:rsid w:val="006B0C7D"/>
    <w:rsid w:val="006B1620"/>
    <w:rsid w:val="006B1C27"/>
    <w:rsid w:val="006B21C1"/>
    <w:rsid w:val="006B262A"/>
    <w:rsid w:val="006B41FA"/>
    <w:rsid w:val="006B799C"/>
    <w:rsid w:val="006B7FA6"/>
    <w:rsid w:val="006C05A0"/>
    <w:rsid w:val="006C3994"/>
    <w:rsid w:val="006C5441"/>
    <w:rsid w:val="006C6124"/>
    <w:rsid w:val="006C66AD"/>
    <w:rsid w:val="006C785C"/>
    <w:rsid w:val="006C7FC5"/>
    <w:rsid w:val="006D0B8C"/>
    <w:rsid w:val="006D3855"/>
    <w:rsid w:val="006D3A2E"/>
    <w:rsid w:val="006D3BBB"/>
    <w:rsid w:val="006E7FE2"/>
    <w:rsid w:val="006F1EDE"/>
    <w:rsid w:val="006F37D3"/>
    <w:rsid w:val="006F4608"/>
    <w:rsid w:val="006F6A98"/>
    <w:rsid w:val="006F7D92"/>
    <w:rsid w:val="00703EBF"/>
    <w:rsid w:val="0070411B"/>
    <w:rsid w:val="0070412A"/>
    <w:rsid w:val="00704AD6"/>
    <w:rsid w:val="00705BD8"/>
    <w:rsid w:val="007114CD"/>
    <w:rsid w:val="007115A0"/>
    <w:rsid w:val="00712CE4"/>
    <w:rsid w:val="0071375F"/>
    <w:rsid w:val="007142CB"/>
    <w:rsid w:val="00715465"/>
    <w:rsid w:val="007161D8"/>
    <w:rsid w:val="0071714A"/>
    <w:rsid w:val="007172B4"/>
    <w:rsid w:val="0072095C"/>
    <w:rsid w:val="00720AEA"/>
    <w:rsid w:val="00722360"/>
    <w:rsid w:val="0072274A"/>
    <w:rsid w:val="007243BE"/>
    <w:rsid w:val="0072441D"/>
    <w:rsid w:val="00725D2F"/>
    <w:rsid w:val="00726950"/>
    <w:rsid w:val="00730FB5"/>
    <w:rsid w:val="00732B8B"/>
    <w:rsid w:val="00735074"/>
    <w:rsid w:val="00736716"/>
    <w:rsid w:val="00736A43"/>
    <w:rsid w:val="007414CB"/>
    <w:rsid w:val="00742802"/>
    <w:rsid w:val="00743F92"/>
    <w:rsid w:val="007443AE"/>
    <w:rsid w:val="00744747"/>
    <w:rsid w:val="00744812"/>
    <w:rsid w:val="00746D7C"/>
    <w:rsid w:val="00746F19"/>
    <w:rsid w:val="00752325"/>
    <w:rsid w:val="00752BC0"/>
    <w:rsid w:val="00752FE1"/>
    <w:rsid w:val="0075490A"/>
    <w:rsid w:val="007601D5"/>
    <w:rsid w:val="00760633"/>
    <w:rsid w:val="007637B7"/>
    <w:rsid w:val="00764C96"/>
    <w:rsid w:val="0076579F"/>
    <w:rsid w:val="00767348"/>
    <w:rsid w:val="00767389"/>
    <w:rsid w:val="00767685"/>
    <w:rsid w:val="00772120"/>
    <w:rsid w:val="00772D55"/>
    <w:rsid w:val="007759FF"/>
    <w:rsid w:val="0077662C"/>
    <w:rsid w:val="00776C47"/>
    <w:rsid w:val="00776EF5"/>
    <w:rsid w:val="00777604"/>
    <w:rsid w:val="007805BE"/>
    <w:rsid w:val="007818CE"/>
    <w:rsid w:val="00781975"/>
    <w:rsid w:val="00781E40"/>
    <w:rsid w:val="00783B6F"/>
    <w:rsid w:val="0078424B"/>
    <w:rsid w:val="00784966"/>
    <w:rsid w:val="00784E7A"/>
    <w:rsid w:val="00785717"/>
    <w:rsid w:val="0078594F"/>
    <w:rsid w:val="00786AD3"/>
    <w:rsid w:val="00792F41"/>
    <w:rsid w:val="007A0527"/>
    <w:rsid w:val="007A20F1"/>
    <w:rsid w:val="007A2E6D"/>
    <w:rsid w:val="007A32DB"/>
    <w:rsid w:val="007A3EA3"/>
    <w:rsid w:val="007A56D9"/>
    <w:rsid w:val="007A57D1"/>
    <w:rsid w:val="007A5B1C"/>
    <w:rsid w:val="007A6450"/>
    <w:rsid w:val="007A7160"/>
    <w:rsid w:val="007A7CB8"/>
    <w:rsid w:val="007B2854"/>
    <w:rsid w:val="007B361C"/>
    <w:rsid w:val="007B4140"/>
    <w:rsid w:val="007B4729"/>
    <w:rsid w:val="007B6320"/>
    <w:rsid w:val="007B6A11"/>
    <w:rsid w:val="007B6EB5"/>
    <w:rsid w:val="007C0132"/>
    <w:rsid w:val="007C0C20"/>
    <w:rsid w:val="007C1EFF"/>
    <w:rsid w:val="007C43A4"/>
    <w:rsid w:val="007C465F"/>
    <w:rsid w:val="007C4E25"/>
    <w:rsid w:val="007C4EB6"/>
    <w:rsid w:val="007C5086"/>
    <w:rsid w:val="007C60CB"/>
    <w:rsid w:val="007C62EC"/>
    <w:rsid w:val="007C6597"/>
    <w:rsid w:val="007C7E3E"/>
    <w:rsid w:val="007D0C99"/>
    <w:rsid w:val="007D12E1"/>
    <w:rsid w:val="007D1A2B"/>
    <w:rsid w:val="007D2A56"/>
    <w:rsid w:val="007D2F78"/>
    <w:rsid w:val="007D57CE"/>
    <w:rsid w:val="007D5D38"/>
    <w:rsid w:val="007D6055"/>
    <w:rsid w:val="007D7BD9"/>
    <w:rsid w:val="007E044C"/>
    <w:rsid w:val="007E0A6A"/>
    <w:rsid w:val="007E19F9"/>
    <w:rsid w:val="007E33F1"/>
    <w:rsid w:val="007E3623"/>
    <w:rsid w:val="007E4158"/>
    <w:rsid w:val="007E5280"/>
    <w:rsid w:val="007E6FD9"/>
    <w:rsid w:val="007E73B8"/>
    <w:rsid w:val="007F0497"/>
    <w:rsid w:val="008006AC"/>
    <w:rsid w:val="00800898"/>
    <w:rsid w:val="00800DD7"/>
    <w:rsid w:val="00800DF3"/>
    <w:rsid w:val="00802510"/>
    <w:rsid w:val="0080261C"/>
    <w:rsid w:val="00802CEB"/>
    <w:rsid w:val="00803691"/>
    <w:rsid w:val="00803E2E"/>
    <w:rsid w:val="00805928"/>
    <w:rsid w:val="00806A93"/>
    <w:rsid w:val="008077A7"/>
    <w:rsid w:val="008077BE"/>
    <w:rsid w:val="00810102"/>
    <w:rsid w:val="008120BF"/>
    <w:rsid w:val="0081239D"/>
    <w:rsid w:val="00814F54"/>
    <w:rsid w:val="00815455"/>
    <w:rsid w:val="0081640F"/>
    <w:rsid w:val="00822C55"/>
    <w:rsid w:val="00823EF6"/>
    <w:rsid w:val="00831214"/>
    <w:rsid w:val="00832C8F"/>
    <w:rsid w:val="00832FD7"/>
    <w:rsid w:val="00833119"/>
    <w:rsid w:val="00834759"/>
    <w:rsid w:val="00834DBA"/>
    <w:rsid w:val="00836178"/>
    <w:rsid w:val="008364C3"/>
    <w:rsid w:val="0083700A"/>
    <w:rsid w:val="008374A1"/>
    <w:rsid w:val="00840930"/>
    <w:rsid w:val="00841449"/>
    <w:rsid w:val="008428F8"/>
    <w:rsid w:val="00842912"/>
    <w:rsid w:val="00845658"/>
    <w:rsid w:val="00846FCF"/>
    <w:rsid w:val="00847A39"/>
    <w:rsid w:val="00851756"/>
    <w:rsid w:val="008527F4"/>
    <w:rsid w:val="00852E4E"/>
    <w:rsid w:val="00853575"/>
    <w:rsid w:val="008535DA"/>
    <w:rsid w:val="008552BB"/>
    <w:rsid w:val="00855E6D"/>
    <w:rsid w:val="008569CE"/>
    <w:rsid w:val="00857020"/>
    <w:rsid w:val="00860E28"/>
    <w:rsid w:val="00861A1D"/>
    <w:rsid w:val="0086203C"/>
    <w:rsid w:val="00865062"/>
    <w:rsid w:val="0086628F"/>
    <w:rsid w:val="008679BC"/>
    <w:rsid w:val="00867E2B"/>
    <w:rsid w:val="00870C65"/>
    <w:rsid w:val="00874091"/>
    <w:rsid w:val="008744CE"/>
    <w:rsid w:val="00875B55"/>
    <w:rsid w:val="00877568"/>
    <w:rsid w:val="00877608"/>
    <w:rsid w:val="00881E8E"/>
    <w:rsid w:val="008820EF"/>
    <w:rsid w:val="008829E3"/>
    <w:rsid w:val="0088579C"/>
    <w:rsid w:val="00885DF8"/>
    <w:rsid w:val="00885FDD"/>
    <w:rsid w:val="008873DA"/>
    <w:rsid w:val="0088797C"/>
    <w:rsid w:val="008915EA"/>
    <w:rsid w:val="00893E54"/>
    <w:rsid w:val="008947D2"/>
    <w:rsid w:val="00896092"/>
    <w:rsid w:val="00896A77"/>
    <w:rsid w:val="0089734F"/>
    <w:rsid w:val="008979B1"/>
    <w:rsid w:val="00897BB1"/>
    <w:rsid w:val="008A0A42"/>
    <w:rsid w:val="008A27C2"/>
    <w:rsid w:val="008A3453"/>
    <w:rsid w:val="008A4055"/>
    <w:rsid w:val="008A46A3"/>
    <w:rsid w:val="008A5C7E"/>
    <w:rsid w:val="008A65E6"/>
    <w:rsid w:val="008A6943"/>
    <w:rsid w:val="008A6DD6"/>
    <w:rsid w:val="008A70D0"/>
    <w:rsid w:val="008A754A"/>
    <w:rsid w:val="008A7F4B"/>
    <w:rsid w:val="008B0F77"/>
    <w:rsid w:val="008B2066"/>
    <w:rsid w:val="008B3279"/>
    <w:rsid w:val="008B3666"/>
    <w:rsid w:val="008B37A1"/>
    <w:rsid w:val="008B4DED"/>
    <w:rsid w:val="008B59C9"/>
    <w:rsid w:val="008B69FE"/>
    <w:rsid w:val="008B6AF5"/>
    <w:rsid w:val="008B7FA4"/>
    <w:rsid w:val="008C223E"/>
    <w:rsid w:val="008C4F7B"/>
    <w:rsid w:val="008C7373"/>
    <w:rsid w:val="008D109A"/>
    <w:rsid w:val="008D31EA"/>
    <w:rsid w:val="008D36C5"/>
    <w:rsid w:val="008D3A7D"/>
    <w:rsid w:val="008D4AF4"/>
    <w:rsid w:val="008D5A18"/>
    <w:rsid w:val="008D6A04"/>
    <w:rsid w:val="008D7B13"/>
    <w:rsid w:val="008E06A9"/>
    <w:rsid w:val="008E1AF1"/>
    <w:rsid w:val="008E2B72"/>
    <w:rsid w:val="008E3789"/>
    <w:rsid w:val="008E423E"/>
    <w:rsid w:val="008E5B04"/>
    <w:rsid w:val="008E7CB7"/>
    <w:rsid w:val="008F10EE"/>
    <w:rsid w:val="008F13E0"/>
    <w:rsid w:val="008F2D8A"/>
    <w:rsid w:val="008F301B"/>
    <w:rsid w:val="008F3D61"/>
    <w:rsid w:val="008F43A7"/>
    <w:rsid w:val="008F4FC3"/>
    <w:rsid w:val="008F66F1"/>
    <w:rsid w:val="008F6D2B"/>
    <w:rsid w:val="0090034E"/>
    <w:rsid w:val="00900509"/>
    <w:rsid w:val="00902355"/>
    <w:rsid w:val="0090267D"/>
    <w:rsid w:val="00903DCF"/>
    <w:rsid w:val="009049D7"/>
    <w:rsid w:val="009063B0"/>
    <w:rsid w:val="00906A1A"/>
    <w:rsid w:val="00906FFA"/>
    <w:rsid w:val="009079BA"/>
    <w:rsid w:val="00911456"/>
    <w:rsid w:val="009119B5"/>
    <w:rsid w:val="009119F8"/>
    <w:rsid w:val="00912ED1"/>
    <w:rsid w:val="0091615F"/>
    <w:rsid w:val="00916AB4"/>
    <w:rsid w:val="009228A0"/>
    <w:rsid w:val="009242E5"/>
    <w:rsid w:val="00924978"/>
    <w:rsid w:val="00926BF1"/>
    <w:rsid w:val="009273B5"/>
    <w:rsid w:val="00927565"/>
    <w:rsid w:val="00927A2D"/>
    <w:rsid w:val="00927BAA"/>
    <w:rsid w:val="009305C0"/>
    <w:rsid w:val="00930782"/>
    <w:rsid w:val="00930E21"/>
    <w:rsid w:val="00932FAD"/>
    <w:rsid w:val="00933450"/>
    <w:rsid w:val="009378B3"/>
    <w:rsid w:val="00941E87"/>
    <w:rsid w:val="009424C0"/>
    <w:rsid w:val="009427B0"/>
    <w:rsid w:val="009444A5"/>
    <w:rsid w:val="009453D8"/>
    <w:rsid w:val="00945C25"/>
    <w:rsid w:val="0094671A"/>
    <w:rsid w:val="00947947"/>
    <w:rsid w:val="00947DAD"/>
    <w:rsid w:val="00950B9E"/>
    <w:rsid w:val="00950E23"/>
    <w:rsid w:val="009512E7"/>
    <w:rsid w:val="00952199"/>
    <w:rsid w:val="0095454E"/>
    <w:rsid w:val="00955828"/>
    <w:rsid w:val="0095724C"/>
    <w:rsid w:val="009613D0"/>
    <w:rsid w:val="00961A23"/>
    <w:rsid w:val="009622FD"/>
    <w:rsid w:val="0096301E"/>
    <w:rsid w:val="00963D4F"/>
    <w:rsid w:val="00964737"/>
    <w:rsid w:val="00964807"/>
    <w:rsid w:val="00964AE7"/>
    <w:rsid w:val="00965C86"/>
    <w:rsid w:val="00965F96"/>
    <w:rsid w:val="009711D7"/>
    <w:rsid w:val="00973012"/>
    <w:rsid w:val="009759A0"/>
    <w:rsid w:val="009773A3"/>
    <w:rsid w:val="009776F4"/>
    <w:rsid w:val="00980E27"/>
    <w:rsid w:val="00981368"/>
    <w:rsid w:val="00983128"/>
    <w:rsid w:val="00984855"/>
    <w:rsid w:val="00984E06"/>
    <w:rsid w:val="00987D8E"/>
    <w:rsid w:val="00994136"/>
    <w:rsid w:val="009948DC"/>
    <w:rsid w:val="00994C5C"/>
    <w:rsid w:val="0099625F"/>
    <w:rsid w:val="00996DB5"/>
    <w:rsid w:val="009A08A6"/>
    <w:rsid w:val="009A0D41"/>
    <w:rsid w:val="009A26D7"/>
    <w:rsid w:val="009A2BBE"/>
    <w:rsid w:val="009A31D2"/>
    <w:rsid w:val="009A3944"/>
    <w:rsid w:val="009A5C5E"/>
    <w:rsid w:val="009A62AA"/>
    <w:rsid w:val="009A66E7"/>
    <w:rsid w:val="009B18A6"/>
    <w:rsid w:val="009B350A"/>
    <w:rsid w:val="009B3C0F"/>
    <w:rsid w:val="009B3CD0"/>
    <w:rsid w:val="009B4808"/>
    <w:rsid w:val="009B506B"/>
    <w:rsid w:val="009B58A2"/>
    <w:rsid w:val="009B75F1"/>
    <w:rsid w:val="009B7AD5"/>
    <w:rsid w:val="009B7F15"/>
    <w:rsid w:val="009C048E"/>
    <w:rsid w:val="009C05E3"/>
    <w:rsid w:val="009C1435"/>
    <w:rsid w:val="009C16E3"/>
    <w:rsid w:val="009C1F8A"/>
    <w:rsid w:val="009C23B8"/>
    <w:rsid w:val="009C2872"/>
    <w:rsid w:val="009C3056"/>
    <w:rsid w:val="009C3B38"/>
    <w:rsid w:val="009C6BCD"/>
    <w:rsid w:val="009C73CB"/>
    <w:rsid w:val="009D1074"/>
    <w:rsid w:val="009D1308"/>
    <w:rsid w:val="009D19EE"/>
    <w:rsid w:val="009D26D5"/>
    <w:rsid w:val="009D31C6"/>
    <w:rsid w:val="009D34C3"/>
    <w:rsid w:val="009D3C13"/>
    <w:rsid w:val="009D46A1"/>
    <w:rsid w:val="009D5DE1"/>
    <w:rsid w:val="009D672C"/>
    <w:rsid w:val="009D689D"/>
    <w:rsid w:val="009D7655"/>
    <w:rsid w:val="009E0687"/>
    <w:rsid w:val="009E2278"/>
    <w:rsid w:val="009E57F4"/>
    <w:rsid w:val="009E5843"/>
    <w:rsid w:val="009F0BDF"/>
    <w:rsid w:val="009F2F37"/>
    <w:rsid w:val="009F3A96"/>
    <w:rsid w:val="009F6415"/>
    <w:rsid w:val="009F68E1"/>
    <w:rsid w:val="009F6ED6"/>
    <w:rsid w:val="00A0167A"/>
    <w:rsid w:val="00A029DA"/>
    <w:rsid w:val="00A034E2"/>
    <w:rsid w:val="00A03DD3"/>
    <w:rsid w:val="00A03E87"/>
    <w:rsid w:val="00A043B1"/>
    <w:rsid w:val="00A10CAE"/>
    <w:rsid w:val="00A1177D"/>
    <w:rsid w:val="00A12B30"/>
    <w:rsid w:val="00A12EBE"/>
    <w:rsid w:val="00A13A23"/>
    <w:rsid w:val="00A14488"/>
    <w:rsid w:val="00A145BC"/>
    <w:rsid w:val="00A14E93"/>
    <w:rsid w:val="00A157C1"/>
    <w:rsid w:val="00A162A4"/>
    <w:rsid w:val="00A16384"/>
    <w:rsid w:val="00A171BE"/>
    <w:rsid w:val="00A17E39"/>
    <w:rsid w:val="00A20BA5"/>
    <w:rsid w:val="00A22416"/>
    <w:rsid w:val="00A23521"/>
    <w:rsid w:val="00A23E30"/>
    <w:rsid w:val="00A2441E"/>
    <w:rsid w:val="00A27C22"/>
    <w:rsid w:val="00A32074"/>
    <w:rsid w:val="00A321B0"/>
    <w:rsid w:val="00A32F40"/>
    <w:rsid w:val="00A34B89"/>
    <w:rsid w:val="00A40E62"/>
    <w:rsid w:val="00A430B4"/>
    <w:rsid w:val="00A4335D"/>
    <w:rsid w:val="00A44D4B"/>
    <w:rsid w:val="00A46397"/>
    <w:rsid w:val="00A46A05"/>
    <w:rsid w:val="00A502B6"/>
    <w:rsid w:val="00A508E5"/>
    <w:rsid w:val="00A51F80"/>
    <w:rsid w:val="00A52C77"/>
    <w:rsid w:val="00A5457A"/>
    <w:rsid w:val="00A54648"/>
    <w:rsid w:val="00A54C3B"/>
    <w:rsid w:val="00A56FA7"/>
    <w:rsid w:val="00A6077E"/>
    <w:rsid w:val="00A60B22"/>
    <w:rsid w:val="00A66BE9"/>
    <w:rsid w:val="00A70149"/>
    <w:rsid w:val="00A70CC5"/>
    <w:rsid w:val="00A724E0"/>
    <w:rsid w:val="00A72558"/>
    <w:rsid w:val="00A739FF"/>
    <w:rsid w:val="00A76C0C"/>
    <w:rsid w:val="00A7749E"/>
    <w:rsid w:val="00A7794A"/>
    <w:rsid w:val="00A80655"/>
    <w:rsid w:val="00A80AF2"/>
    <w:rsid w:val="00A80D89"/>
    <w:rsid w:val="00A81A80"/>
    <w:rsid w:val="00A832FC"/>
    <w:rsid w:val="00A8342A"/>
    <w:rsid w:val="00A839F5"/>
    <w:rsid w:val="00A84131"/>
    <w:rsid w:val="00A8466A"/>
    <w:rsid w:val="00A8648E"/>
    <w:rsid w:val="00A878EE"/>
    <w:rsid w:val="00A90A10"/>
    <w:rsid w:val="00A91DDB"/>
    <w:rsid w:val="00A9316A"/>
    <w:rsid w:val="00A9351A"/>
    <w:rsid w:val="00A96162"/>
    <w:rsid w:val="00AA50F7"/>
    <w:rsid w:val="00AA55A1"/>
    <w:rsid w:val="00AA78B2"/>
    <w:rsid w:val="00AA7FA0"/>
    <w:rsid w:val="00AB1A73"/>
    <w:rsid w:val="00AB2406"/>
    <w:rsid w:val="00AB36B5"/>
    <w:rsid w:val="00AB6F21"/>
    <w:rsid w:val="00AB7365"/>
    <w:rsid w:val="00AC1929"/>
    <w:rsid w:val="00AC2104"/>
    <w:rsid w:val="00AC554F"/>
    <w:rsid w:val="00AC67E8"/>
    <w:rsid w:val="00AD0251"/>
    <w:rsid w:val="00AD0429"/>
    <w:rsid w:val="00AD07CA"/>
    <w:rsid w:val="00AD6D5F"/>
    <w:rsid w:val="00AD77B1"/>
    <w:rsid w:val="00AD7AC3"/>
    <w:rsid w:val="00AE0281"/>
    <w:rsid w:val="00AE075C"/>
    <w:rsid w:val="00AE1B07"/>
    <w:rsid w:val="00AE3EC9"/>
    <w:rsid w:val="00AE4E56"/>
    <w:rsid w:val="00AE5B56"/>
    <w:rsid w:val="00AE723D"/>
    <w:rsid w:val="00AF02B0"/>
    <w:rsid w:val="00AF189F"/>
    <w:rsid w:val="00AF3861"/>
    <w:rsid w:val="00AF444D"/>
    <w:rsid w:val="00AF4A0E"/>
    <w:rsid w:val="00AF59C5"/>
    <w:rsid w:val="00AF6421"/>
    <w:rsid w:val="00AF7083"/>
    <w:rsid w:val="00AF726C"/>
    <w:rsid w:val="00B0222C"/>
    <w:rsid w:val="00B03D31"/>
    <w:rsid w:val="00B06399"/>
    <w:rsid w:val="00B10168"/>
    <w:rsid w:val="00B10FA5"/>
    <w:rsid w:val="00B1136F"/>
    <w:rsid w:val="00B12497"/>
    <w:rsid w:val="00B127E4"/>
    <w:rsid w:val="00B14AF1"/>
    <w:rsid w:val="00B15D5E"/>
    <w:rsid w:val="00B1606E"/>
    <w:rsid w:val="00B17AAB"/>
    <w:rsid w:val="00B17C33"/>
    <w:rsid w:val="00B206F2"/>
    <w:rsid w:val="00B2312B"/>
    <w:rsid w:val="00B23385"/>
    <w:rsid w:val="00B23492"/>
    <w:rsid w:val="00B23947"/>
    <w:rsid w:val="00B247FB"/>
    <w:rsid w:val="00B2507B"/>
    <w:rsid w:val="00B257DB"/>
    <w:rsid w:val="00B260F0"/>
    <w:rsid w:val="00B266E9"/>
    <w:rsid w:val="00B26AE6"/>
    <w:rsid w:val="00B2728E"/>
    <w:rsid w:val="00B30722"/>
    <w:rsid w:val="00B314B2"/>
    <w:rsid w:val="00B31566"/>
    <w:rsid w:val="00B33696"/>
    <w:rsid w:val="00B34A0A"/>
    <w:rsid w:val="00B37233"/>
    <w:rsid w:val="00B377AC"/>
    <w:rsid w:val="00B37DD0"/>
    <w:rsid w:val="00B411A2"/>
    <w:rsid w:val="00B411C4"/>
    <w:rsid w:val="00B41988"/>
    <w:rsid w:val="00B43FB3"/>
    <w:rsid w:val="00B45632"/>
    <w:rsid w:val="00B472B6"/>
    <w:rsid w:val="00B50EAC"/>
    <w:rsid w:val="00B51EAE"/>
    <w:rsid w:val="00B52687"/>
    <w:rsid w:val="00B52F79"/>
    <w:rsid w:val="00B5592E"/>
    <w:rsid w:val="00B57154"/>
    <w:rsid w:val="00B57717"/>
    <w:rsid w:val="00B6095F"/>
    <w:rsid w:val="00B60C86"/>
    <w:rsid w:val="00B6100C"/>
    <w:rsid w:val="00B660EE"/>
    <w:rsid w:val="00B662FE"/>
    <w:rsid w:val="00B67218"/>
    <w:rsid w:val="00B67D97"/>
    <w:rsid w:val="00B70CCE"/>
    <w:rsid w:val="00B71EB3"/>
    <w:rsid w:val="00B72DAE"/>
    <w:rsid w:val="00B77AB2"/>
    <w:rsid w:val="00B820B9"/>
    <w:rsid w:val="00B82D0C"/>
    <w:rsid w:val="00B83E07"/>
    <w:rsid w:val="00B841BC"/>
    <w:rsid w:val="00B84916"/>
    <w:rsid w:val="00B85160"/>
    <w:rsid w:val="00B85778"/>
    <w:rsid w:val="00B86C75"/>
    <w:rsid w:val="00B872C9"/>
    <w:rsid w:val="00B8738C"/>
    <w:rsid w:val="00B90217"/>
    <w:rsid w:val="00B90962"/>
    <w:rsid w:val="00B90F92"/>
    <w:rsid w:val="00B913B8"/>
    <w:rsid w:val="00B91A79"/>
    <w:rsid w:val="00B92CDF"/>
    <w:rsid w:val="00B9463F"/>
    <w:rsid w:val="00B94A00"/>
    <w:rsid w:val="00B958E1"/>
    <w:rsid w:val="00B96351"/>
    <w:rsid w:val="00B97995"/>
    <w:rsid w:val="00BA0CA3"/>
    <w:rsid w:val="00BA164D"/>
    <w:rsid w:val="00BA40AF"/>
    <w:rsid w:val="00BA40BC"/>
    <w:rsid w:val="00BA45F8"/>
    <w:rsid w:val="00BA5AA3"/>
    <w:rsid w:val="00BA5D8A"/>
    <w:rsid w:val="00BA6A8A"/>
    <w:rsid w:val="00BB02EA"/>
    <w:rsid w:val="00BB0B78"/>
    <w:rsid w:val="00BB227F"/>
    <w:rsid w:val="00BB33E7"/>
    <w:rsid w:val="00BB41A1"/>
    <w:rsid w:val="00BB5753"/>
    <w:rsid w:val="00BB593E"/>
    <w:rsid w:val="00BB5AAC"/>
    <w:rsid w:val="00BB5DE0"/>
    <w:rsid w:val="00BB757C"/>
    <w:rsid w:val="00BC0581"/>
    <w:rsid w:val="00BC1ECF"/>
    <w:rsid w:val="00BC284B"/>
    <w:rsid w:val="00BC2AA0"/>
    <w:rsid w:val="00BC2CD7"/>
    <w:rsid w:val="00BC2E21"/>
    <w:rsid w:val="00BC4BD6"/>
    <w:rsid w:val="00BC589D"/>
    <w:rsid w:val="00BC5A47"/>
    <w:rsid w:val="00BC606E"/>
    <w:rsid w:val="00BC6261"/>
    <w:rsid w:val="00BC6F97"/>
    <w:rsid w:val="00BC7567"/>
    <w:rsid w:val="00BC75F5"/>
    <w:rsid w:val="00BC7B0D"/>
    <w:rsid w:val="00BC7F7C"/>
    <w:rsid w:val="00BD0970"/>
    <w:rsid w:val="00BD0F9E"/>
    <w:rsid w:val="00BD2CC2"/>
    <w:rsid w:val="00BD429A"/>
    <w:rsid w:val="00BD462E"/>
    <w:rsid w:val="00BD5481"/>
    <w:rsid w:val="00BD66D2"/>
    <w:rsid w:val="00BD726F"/>
    <w:rsid w:val="00BD72CB"/>
    <w:rsid w:val="00BE0AC6"/>
    <w:rsid w:val="00BE37EE"/>
    <w:rsid w:val="00BE3AE4"/>
    <w:rsid w:val="00BE5011"/>
    <w:rsid w:val="00BE6CF4"/>
    <w:rsid w:val="00BE6D92"/>
    <w:rsid w:val="00BE705C"/>
    <w:rsid w:val="00BE77C1"/>
    <w:rsid w:val="00BE7F83"/>
    <w:rsid w:val="00BF0327"/>
    <w:rsid w:val="00BF0494"/>
    <w:rsid w:val="00BF7878"/>
    <w:rsid w:val="00BF7B0E"/>
    <w:rsid w:val="00BF7CE6"/>
    <w:rsid w:val="00C023D3"/>
    <w:rsid w:val="00C0283C"/>
    <w:rsid w:val="00C0481B"/>
    <w:rsid w:val="00C0485E"/>
    <w:rsid w:val="00C04D89"/>
    <w:rsid w:val="00C05E1A"/>
    <w:rsid w:val="00C105B0"/>
    <w:rsid w:val="00C129DB"/>
    <w:rsid w:val="00C17E89"/>
    <w:rsid w:val="00C17ECA"/>
    <w:rsid w:val="00C21A1A"/>
    <w:rsid w:val="00C262AE"/>
    <w:rsid w:val="00C27B9D"/>
    <w:rsid w:val="00C3286F"/>
    <w:rsid w:val="00C33B94"/>
    <w:rsid w:val="00C34443"/>
    <w:rsid w:val="00C35D5A"/>
    <w:rsid w:val="00C36561"/>
    <w:rsid w:val="00C3694A"/>
    <w:rsid w:val="00C36C03"/>
    <w:rsid w:val="00C36EDD"/>
    <w:rsid w:val="00C37E81"/>
    <w:rsid w:val="00C4058A"/>
    <w:rsid w:val="00C4245E"/>
    <w:rsid w:val="00C4320D"/>
    <w:rsid w:val="00C43376"/>
    <w:rsid w:val="00C4458E"/>
    <w:rsid w:val="00C44F2D"/>
    <w:rsid w:val="00C45DC6"/>
    <w:rsid w:val="00C4781A"/>
    <w:rsid w:val="00C47D67"/>
    <w:rsid w:val="00C50551"/>
    <w:rsid w:val="00C52F4A"/>
    <w:rsid w:val="00C54F15"/>
    <w:rsid w:val="00C5571E"/>
    <w:rsid w:val="00C56136"/>
    <w:rsid w:val="00C566C7"/>
    <w:rsid w:val="00C568A9"/>
    <w:rsid w:val="00C57BAA"/>
    <w:rsid w:val="00C612A6"/>
    <w:rsid w:val="00C62310"/>
    <w:rsid w:val="00C62C3E"/>
    <w:rsid w:val="00C7031E"/>
    <w:rsid w:val="00C720CC"/>
    <w:rsid w:val="00C735AE"/>
    <w:rsid w:val="00C74489"/>
    <w:rsid w:val="00C75633"/>
    <w:rsid w:val="00C76487"/>
    <w:rsid w:val="00C809BA"/>
    <w:rsid w:val="00C81181"/>
    <w:rsid w:val="00C81CEB"/>
    <w:rsid w:val="00C85676"/>
    <w:rsid w:val="00C86159"/>
    <w:rsid w:val="00C8693F"/>
    <w:rsid w:val="00C869C2"/>
    <w:rsid w:val="00C86AC6"/>
    <w:rsid w:val="00C872BB"/>
    <w:rsid w:val="00C87528"/>
    <w:rsid w:val="00C87611"/>
    <w:rsid w:val="00C876B8"/>
    <w:rsid w:val="00C87EA8"/>
    <w:rsid w:val="00C910E2"/>
    <w:rsid w:val="00C9167D"/>
    <w:rsid w:val="00C92108"/>
    <w:rsid w:val="00C93BEF"/>
    <w:rsid w:val="00C93E7F"/>
    <w:rsid w:val="00C94584"/>
    <w:rsid w:val="00C95E5D"/>
    <w:rsid w:val="00C966DE"/>
    <w:rsid w:val="00C967C0"/>
    <w:rsid w:val="00C97F26"/>
    <w:rsid w:val="00C97F7B"/>
    <w:rsid w:val="00CA116A"/>
    <w:rsid w:val="00CA47C6"/>
    <w:rsid w:val="00CA65C9"/>
    <w:rsid w:val="00CA6C9F"/>
    <w:rsid w:val="00CA726F"/>
    <w:rsid w:val="00CB019E"/>
    <w:rsid w:val="00CB0D88"/>
    <w:rsid w:val="00CB1606"/>
    <w:rsid w:val="00CB2DFC"/>
    <w:rsid w:val="00CB362F"/>
    <w:rsid w:val="00CB4D83"/>
    <w:rsid w:val="00CB7B35"/>
    <w:rsid w:val="00CB7C68"/>
    <w:rsid w:val="00CC04CF"/>
    <w:rsid w:val="00CC1510"/>
    <w:rsid w:val="00CC2391"/>
    <w:rsid w:val="00CC3922"/>
    <w:rsid w:val="00CC5967"/>
    <w:rsid w:val="00CC73DA"/>
    <w:rsid w:val="00CD008E"/>
    <w:rsid w:val="00CD03DB"/>
    <w:rsid w:val="00CD1DB0"/>
    <w:rsid w:val="00CD50FD"/>
    <w:rsid w:val="00CD5429"/>
    <w:rsid w:val="00CD557C"/>
    <w:rsid w:val="00CD5BF3"/>
    <w:rsid w:val="00CD6F1A"/>
    <w:rsid w:val="00CD6FC0"/>
    <w:rsid w:val="00CE0EC6"/>
    <w:rsid w:val="00CE2515"/>
    <w:rsid w:val="00CE2F6F"/>
    <w:rsid w:val="00CE5DFE"/>
    <w:rsid w:val="00CE60A6"/>
    <w:rsid w:val="00CE75DC"/>
    <w:rsid w:val="00CF0AE2"/>
    <w:rsid w:val="00CF114C"/>
    <w:rsid w:val="00CF3FAB"/>
    <w:rsid w:val="00CF4A98"/>
    <w:rsid w:val="00CF5DFF"/>
    <w:rsid w:val="00CF6413"/>
    <w:rsid w:val="00D009FC"/>
    <w:rsid w:val="00D0396D"/>
    <w:rsid w:val="00D03EFF"/>
    <w:rsid w:val="00D04DF9"/>
    <w:rsid w:val="00D0716B"/>
    <w:rsid w:val="00D10ABE"/>
    <w:rsid w:val="00D16A70"/>
    <w:rsid w:val="00D17FDF"/>
    <w:rsid w:val="00D21501"/>
    <w:rsid w:val="00D21B7F"/>
    <w:rsid w:val="00D224D5"/>
    <w:rsid w:val="00D229DD"/>
    <w:rsid w:val="00D25553"/>
    <w:rsid w:val="00D27D3F"/>
    <w:rsid w:val="00D30ECB"/>
    <w:rsid w:val="00D30ED3"/>
    <w:rsid w:val="00D34917"/>
    <w:rsid w:val="00D36C6A"/>
    <w:rsid w:val="00D40088"/>
    <w:rsid w:val="00D40180"/>
    <w:rsid w:val="00D415FB"/>
    <w:rsid w:val="00D416B5"/>
    <w:rsid w:val="00D42BAA"/>
    <w:rsid w:val="00D43BCB"/>
    <w:rsid w:val="00D44956"/>
    <w:rsid w:val="00D44AAB"/>
    <w:rsid w:val="00D4534E"/>
    <w:rsid w:val="00D4762C"/>
    <w:rsid w:val="00D50A89"/>
    <w:rsid w:val="00D51B9C"/>
    <w:rsid w:val="00D525A5"/>
    <w:rsid w:val="00D55989"/>
    <w:rsid w:val="00D56A61"/>
    <w:rsid w:val="00D57231"/>
    <w:rsid w:val="00D577BF"/>
    <w:rsid w:val="00D602FA"/>
    <w:rsid w:val="00D60A8A"/>
    <w:rsid w:val="00D60B5E"/>
    <w:rsid w:val="00D60F70"/>
    <w:rsid w:val="00D60F86"/>
    <w:rsid w:val="00D6163C"/>
    <w:rsid w:val="00D61F07"/>
    <w:rsid w:val="00D6638F"/>
    <w:rsid w:val="00D67A75"/>
    <w:rsid w:val="00D70A31"/>
    <w:rsid w:val="00D7468A"/>
    <w:rsid w:val="00D74CEF"/>
    <w:rsid w:val="00D75A83"/>
    <w:rsid w:val="00D77EE4"/>
    <w:rsid w:val="00D816FB"/>
    <w:rsid w:val="00D81890"/>
    <w:rsid w:val="00D8216F"/>
    <w:rsid w:val="00D82AB6"/>
    <w:rsid w:val="00D82B24"/>
    <w:rsid w:val="00D8334D"/>
    <w:rsid w:val="00D834B4"/>
    <w:rsid w:val="00D836A8"/>
    <w:rsid w:val="00D8380B"/>
    <w:rsid w:val="00D83B92"/>
    <w:rsid w:val="00D84E78"/>
    <w:rsid w:val="00D86103"/>
    <w:rsid w:val="00D906FD"/>
    <w:rsid w:val="00D95909"/>
    <w:rsid w:val="00D97066"/>
    <w:rsid w:val="00D97C87"/>
    <w:rsid w:val="00DA0177"/>
    <w:rsid w:val="00DA1A2D"/>
    <w:rsid w:val="00DA4CD5"/>
    <w:rsid w:val="00DA60C3"/>
    <w:rsid w:val="00DA67BB"/>
    <w:rsid w:val="00DA7AF0"/>
    <w:rsid w:val="00DA7CC5"/>
    <w:rsid w:val="00DB0795"/>
    <w:rsid w:val="00DB08F1"/>
    <w:rsid w:val="00DB13A1"/>
    <w:rsid w:val="00DB265F"/>
    <w:rsid w:val="00DB2B10"/>
    <w:rsid w:val="00DB4785"/>
    <w:rsid w:val="00DB6024"/>
    <w:rsid w:val="00DB713E"/>
    <w:rsid w:val="00DB72FC"/>
    <w:rsid w:val="00DB7EED"/>
    <w:rsid w:val="00DC0F39"/>
    <w:rsid w:val="00DC27E6"/>
    <w:rsid w:val="00DC29F2"/>
    <w:rsid w:val="00DC3095"/>
    <w:rsid w:val="00DC36CA"/>
    <w:rsid w:val="00DC73DE"/>
    <w:rsid w:val="00DD234D"/>
    <w:rsid w:val="00DD2D28"/>
    <w:rsid w:val="00DD6091"/>
    <w:rsid w:val="00DD70BA"/>
    <w:rsid w:val="00DD7D3B"/>
    <w:rsid w:val="00DE043E"/>
    <w:rsid w:val="00DE3759"/>
    <w:rsid w:val="00DE4554"/>
    <w:rsid w:val="00DE4FC5"/>
    <w:rsid w:val="00DE5D2F"/>
    <w:rsid w:val="00DE5DB8"/>
    <w:rsid w:val="00DE6312"/>
    <w:rsid w:val="00DE736D"/>
    <w:rsid w:val="00DF00E2"/>
    <w:rsid w:val="00DF0A39"/>
    <w:rsid w:val="00DF0F24"/>
    <w:rsid w:val="00DF341B"/>
    <w:rsid w:val="00DF3650"/>
    <w:rsid w:val="00DF3C67"/>
    <w:rsid w:val="00DF583F"/>
    <w:rsid w:val="00DF5F14"/>
    <w:rsid w:val="00E01D3E"/>
    <w:rsid w:val="00E02848"/>
    <w:rsid w:val="00E044CD"/>
    <w:rsid w:val="00E04A9E"/>
    <w:rsid w:val="00E0636D"/>
    <w:rsid w:val="00E10120"/>
    <w:rsid w:val="00E1290A"/>
    <w:rsid w:val="00E13EE3"/>
    <w:rsid w:val="00E14AFC"/>
    <w:rsid w:val="00E14E72"/>
    <w:rsid w:val="00E1638C"/>
    <w:rsid w:val="00E20E05"/>
    <w:rsid w:val="00E230B5"/>
    <w:rsid w:val="00E24A11"/>
    <w:rsid w:val="00E25669"/>
    <w:rsid w:val="00E25A63"/>
    <w:rsid w:val="00E25AE6"/>
    <w:rsid w:val="00E27388"/>
    <w:rsid w:val="00E277BE"/>
    <w:rsid w:val="00E30DB0"/>
    <w:rsid w:val="00E3128D"/>
    <w:rsid w:val="00E31344"/>
    <w:rsid w:val="00E34269"/>
    <w:rsid w:val="00E34756"/>
    <w:rsid w:val="00E35905"/>
    <w:rsid w:val="00E37B96"/>
    <w:rsid w:val="00E37C9D"/>
    <w:rsid w:val="00E40040"/>
    <w:rsid w:val="00E40A93"/>
    <w:rsid w:val="00E40C9D"/>
    <w:rsid w:val="00E41911"/>
    <w:rsid w:val="00E42C7A"/>
    <w:rsid w:val="00E4343B"/>
    <w:rsid w:val="00E43EB0"/>
    <w:rsid w:val="00E440FF"/>
    <w:rsid w:val="00E458F4"/>
    <w:rsid w:val="00E47680"/>
    <w:rsid w:val="00E506DA"/>
    <w:rsid w:val="00E518EC"/>
    <w:rsid w:val="00E51E0F"/>
    <w:rsid w:val="00E52961"/>
    <w:rsid w:val="00E54F91"/>
    <w:rsid w:val="00E578EE"/>
    <w:rsid w:val="00E57CC7"/>
    <w:rsid w:val="00E60679"/>
    <w:rsid w:val="00E60C20"/>
    <w:rsid w:val="00E61431"/>
    <w:rsid w:val="00E653A2"/>
    <w:rsid w:val="00E65643"/>
    <w:rsid w:val="00E7030B"/>
    <w:rsid w:val="00E70314"/>
    <w:rsid w:val="00E70A2D"/>
    <w:rsid w:val="00E70E02"/>
    <w:rsid w:val="00E71E29"/>
    <w:rsid w:val="00E732F5"/>
    <w:rsid w:val="00E74139"/>
    <w:rsid w:val="00E75280"/>
    <w:rsid w:val="00E7651B"/>
    <w:rsid w:val="00E8029E"/>
    <w:rsid w:val="00E8073A"/>
    <w:rsid w:val="00E830B4"/>
    <w:rsid w:val="00E839A4"/>
    <w:rsid w:val="00E84DF6"/>
    <w:rsid w:val="00E8518C"/>
    <w:rsid w:val="00E85CA8"/>
    <w:rsid w:val="00E861CA"/>
    <w:rsid w:val="00E8680E"/>
    <w:rsid w:val="00E902F4"/>
    <w:rsid w:val="00E909DC"/>
    <w:rsid w:val="00E90AA9"/>
    <w:rsid w:val="00E91DAC"/>
    <w:rsid w:val="00E9332D"/>
    <w:rsid w:val="00E93DCA"/>
    <w:rsid w:val="00E94305"/>
    <w:rsid w:val="00E95295"/>
    <w:rsid w:val="00E9597E"/>
    <w:rsid w:val="00E964C5"/>
    <w:rsid w:val="00EA0D47"/>
    <w:rsid w:val="00EA31BF"/>
    <w:rsid w:val="00EA3D2B"/>
    <w:rsid w:val="00EB2A13"/>
    <w:rsid w:val="00EB2DC9"/>
    <w:rsid w:val="00EB5835"/>
    <w:rsid w:val="00EB5A71"/>
    <w:rsid w:val="00EB5B07"/>
    <w:rsid w:val="00EB6DA8"/>
    <w:rsid w:val="00EC0719"/>
    <w:rsid w:val="00EC248D"/>
    <w:rsid w:val="00EC2845"/>
    <w:rsid w:val="00EC3927"/>
    <w:rsid w:val="00EC42A1"/>
    <w:rsid w:val="00EC50F0"/>
    <w:rsid w:val="00EC5F77"/>
    <w:rsid w:val="00EC794E"/>
    <w:rsid w:val="00ED013D"/>
    <w:rsid w:val="00ED081D"/>
    <w:rsid w:val="00ED15FB"/>
    <w:rsid w:val="00ED1A39"/>
    <w:rsid w:val="00ED331C"/>
    <w:rsid w:val="00ED3B5F"/>
    <w:rsid w:val="00ED3B7E"/>
    <w:rsid w:val="00ED59E4"/>
    <w:rsid w:val="00ED5B2A"/>
    <w:rsid w:val="00EE0128"/>
    <w:rsid w:val="00EE205B"/>
    <w:rsid w:val="00EE4BF9"/>
    <w:rsid w:val="00EE5AF2"/>
    <w:rsid w:val="00EE63AD"/>
    <w:rsid w:val="00EE6757"/>
    <w:rsid w:val="00EF00F5"/>
    <w:rsid w:val="00EF1198"/>
    <w:rsid w:val="00EF23D8"/>
    <w:rsid w:val="00EF2716"/>
    <w:rsid w:val="00EF36A6"/>
    <w:rsid w:val="00EF3766"/>
    <w:rsid w:val="00EF3F1C"/>
    <w:rsid w:val="00EF5F2B"/>
    <w:rsid w:val="00EF6C63"/>
    <w:rsid w:val="00EF70F4"/>
    <w:rsid w:val="00EF7659"/>
    <w:rsid w:val="00EF7F06"/>
    <w:rsid w:val="00F0173C"/>
    <w:rsid w:val="00F03D06"/>
    <w:rsid w:val="00F03F73"/>
    <w:rsid w:val="00F049D0"/>
    <w:rsid w:val="00F0660A"/>
    <w:rsid w:val="00F06881"/>
    <w:rsid w:val="00F06DB2"/>
    <w:rsid w:val="00F06F32"/>
    <w:rsid w:val="00F071D4"/>
    <w:rsid w:val="00F073B6"/>
    <w:rsid w:val="00F1218C"/>
    <w:rsid w:val="00F1218F"/>
    <w:rsid w:val="00F12A78"/>
    <w:rsid w:val="00F13D26"/>
    <w:rsid w:val="00F140C5"/>
    <w:rsid w:val="00F149D8"/>
    <w:rsid w:val="00F1540E"/>
    <w:rsid w:val="00F21188"/>
    <w:rsid w:val="00F21A13"/>
    <w:rsid w:val="00F22C8D"/>
    <w:rsid w:val="00F23536"/>
    <w:rsid w:val="00F24060"/>
    <w:rsid w:val="00F24F95"/>
    <w:rsid w:val="00F252BA"/>
    <w:rsid w:val="00F25802"/>
    <w:rsid w:val="00F26D11"/>
    <w:rsid w:val="00F27AFE"/>
    <w:rsid w:val="00F27DBA"/>
    <w:rsid w:val="00F30A48"/>
    <w:rsid w:val="00F33480"/>
    <w:rsid w:val="00F35B14"/>
    <w:rsid w:val="00F35F18"/>
    <w:rsid w:val="00F36109"/>
    <w:rsid w:val="00F366CE"/>
    <w:rsid w:val="00F37216"/>
    <w:rsid w:val="00F40E68"/>
    <w:rsid w:val="00F420E3"/>
    <w:rsid w:val="00F421E5"/>
    <w:rsid w:val="00F42586"/>
    <w:rsid w:val="00F4638D"/>
    <w:rsid w:val="00F4699E"/>
    <w:rsid w:val="00F46DA4"/>
    <w:rsid w:val="00F47B0F"/>
    <w:rsid w:val="00F50EE4"/>
    <w:rsid w:val="00F52B02"/>
    <w:rsid w:val="00F54157"/>
    <w:rsid w:val="00F54DE1"/>
    <w:rsid w:val="00F553DE"/>
    <w:rsid w:val="00F55A2E"/>
    <w:rsid w:val="00F562DC"/>
    <w:rsid w:val="00F56553"/>
    <w:rsid w:val="00F57B4F"/>
    <w:rsid w:val="00F604E1"/>
    <w:rsid w:val="00F61FA3"/>
    <w:rsid w:val="00F62FF0"/>
    <w:rsid w:val="00F63D8D"/>
    <w:rsid w:val="00F648C2"/>
    <w:rsid w:val="00F65250"/>
    <w:rsid w:val="00F668BD"/>
    <w:rsid w:val="00F672F1"/>
    <w:rsid w:val="00F67769"/>
    <w:rsid w:val="00F708B8"/>
    <w:rsid w:val="00F71857"/>
    <w:rsid w:val="00F72384"/>
    <w:rsid w:val="00F7393B"/>
    <w:rsid w:val="00F74DD0"/>
    <w:rsid w:val="00F75EF3"/>
    <w:rsid w:val="00F76964"/>
    <w:rsid w:val="00F7722F"/>
    <w:rsid w:val="00F776B2"/>
    <w:rsid w:val="00F816B0"/>
    <w:rsid w:val="00F82B68"/>
    <w:rsid w:val="00F838FD"/>
    <w:rsid w:val="00F85EFC"/>
    <w:rsid w:val="00F85FE8"/>
    <w:rsid w:val="00F876CB"/>
    <w:rsid w:val="00F90037"/>
    <w:rsid w:val="00F93B34"/>
    <w:rsid w:val="00F948C6"/>
    <w:rsid w:val="00F94BA5"/>
    <w:rsid w:val="00F96AE1"/>
    <w:rsid w:val="00F97702"/>
    <w:rsid w:val="00F97711"/>
    <w:rsid w:val="00FA015C"/>
    <w:rsid w:val="00FA07F2"/>
    <w:rsid w:val="00FA0F28"/>
    <w:rsid w:val="00FA1F42"/>
    <w:rsid w:val="00FA379A"/>
    <w:rsid w:val="00FA3827"/>
    <w:rsid w:val="00FA4CB7"/>
    <w:rsid w:val="00FA5460"/>
    <w:rsid w:val="00FA65DA"/>
    <w:rsid w:val="00FA7B2C"/>
    <w:rsid w:val="00FB0A53"/>
    <w:rsid w:val="00FB152A"/>
    <w:rsid w:val="00FB4F5A"/>
    <w:rsid w:val="00FB56A5"/>
    <w:rsid w:val="00FC0A78"/>
    <w:rsid w:val="00FC0BDA"/>
    <w:rsid w:val="00FC1388"/>
    <w:rsid w:val="00FC1CE0"/>
    <w:rsid w:val="00FC2CEF"/>
    <w:rsid w:val="00FC2DD5"/>
    <w:rsid w:val="00FC3E57"/>
    <w:rsid w:val="00FC4A5D"/>
    <w:rsid w:val="00FC4B3A"/>
    <w:rsid w:val="00FD1A79"/>
    <w:rsid w:val="00FD41F6"/>
    <w:rsid w:val="00FD5073"/>
    <w:rsid w:val="00FD528E"/>
    <w:rsid w:val="00FD5C43"/>
    <w:rsid w:val="00FD5EEF"/>
    <w:rsid w:val="00FD7809"/>
    <w:rsid w:val="00FE2415"/>
    <w:rsid w:val="00FE44F6"/>
    <w:rsid w:val="00FE4666"/>
    <w:rsid w:val="00FF0543"/>
    <w:rsid w:val="00FF1897"/>
    <w:rsid w:val="00FF1F22"/>
    <w:rsid w:val="00FF27E8"/>
    <w:rsid w:val="00FF442E"/>
    <w:rsid w:val="00FF4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C329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12497"/>
    <w:pPr>
      <w:keepNext/>
      <w:keepLines/>
      <w:spacing w:before="48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B12497"/>
    <w:pPr>
      <w:keepNext/>
      <w:keepLines/>
      <w:spacing w:before="200" w:line="276" w:lineRule="auto"/>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1391"/>
    <w:pPr>
      <w:ind w:left="720"/>
      <w:contextualSpacing/>
    </w:pPr>
  </w:style>
  <w:style w:type="paragraph" w:styleId="Header">
    <w:name w:val="header"/>
    <w:basedOn w:val="Normal"/>
    <w:link w:val="HeaderChar"/>
    <w:uiPriority w:val="99"/>
    <w:unhideWhenUsed/>
    <w:rsid w:val="001146C9"/>
    <w:pPr>
      <w:tabs>
        <w:tab w:val="center" w:pos="4680"/>
        <w:tab w:val="right" w:pos="9360"/>
      </w:tabs>
    </w:pPr>
  </w:style>
  <w:style w:type="character" w:customStyle="1" w:styleId="HeaderChar">
    <w:name w:val="Header Char"/>
    <w:basedOn w:val="DefaultParagraphFont"/>
    <w:link w:val="Header"/>
    <w:uiPriority w:val="99"/>
    <w:rsid w:val="001146C9"/>
  </w:style>
  <w:style w:type="paragraph" w:styleId="Footer">
    <w:name w:val="footer"/>
    <w:basedOn w:val="Normal"/>
    <w:link w:val="FooterChar"/>
    <w:uiPriority w:val="99"/>
    <w:unhideWhenUsed/>
    <w:rsid w:val="001146C9"/>
    <w:pPr>
      <w:tabs>
        <w:tab w:val="center" w:pos="4680"/>
        <w:tab w:val="right" w:pos="9360"/>
      </w:tabs>
    </w:pPr>
  </w:style>
  <w:style w:type="character" w:customStyle="1" w:styleId="FooterChar">
    <w:name w:val="Footer Char"/>
    <w:basedOn w:val="DefaultParagraphFont"/>
    <w:link w:val="Footer"/>
    <w:uiPriority w:val="99"/>
    <w:rsid w:val="001146C9"/>
  </w:style>
  <w:style w:type="paragraph" w:styleId="HTMLPreformatted">
    <w:name w:val="HTML Preformatted"/>
    <w:basedOn w:val="Normal"/>
    <w:link w:val="HTMLPreformattedChar"/>
    <w:uiPriority w:val="99"/>
    <w:semiHidden/>
    <w:unhideWhenUsed/>
    <w:rsid w:val="00D57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57231"/>
    <w:rPr>
      <w:rFonts w:ascii="Courier New" w:hAnsi="Courier New" w:cs="Courier New"/>
      <w:sz w:val="20"/>
      <w:szCs w:val="20"/>
    </w:rPr>
  </w:style>
  <w:style w:type="character" w:customStyle="1" w:styleId="fontstyle01">
    <w:name w:val="fontstyle01"/>
    <w:basedOn w:val="DefaultParagraphFont"/>
    <w:rsid w:val="00FC0A78"/>
    <w:rPr>
      <w:rFonts w:ascii="TimesNewRoman" w:hAnsi="TimesNewRoman" w:hint="default"/>
      <w:b w:val="0"/>
      <w:bCs w:val="0"/>
      <w:i w:val="0"/>
      <w:iCs w:val="0"/>
      <w:color w:val="000000"/>
      <w:sz w:val="24"/>
      <w:szCs w:val="24"/>
    </w:rPr>
  </w:style>
  <w:style w:type="character" w:customStyle="1" w:styleId="Heading1Char">
    <w:name w:val="Heading 1 Char"/>
    <w:basedOn w:val="DefaultParagraphFont"/>
    <w:link w:val="Heading1"/>
    <w:uiPriority w:val="9"/>
    <w:rsid w:val="00B12497"/>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B12497"/>
    <w:rPr>
      <w:rFonts w:asciiTheme="majorHAnsi" w:eastAsiaTheme="majorEastAsia" w:hAnsiTheme="majorHAnsi" w:cstheme="majorBidi"/>
      <w:b/>
      <w:bCs/>
      <w:color w:val="5B9BD5" w:themeColor="accent1"/>
      <w:sz w:val="26"/>
      <w:szCs w:val="26"/>
    </w:rPr>
  </w:style>
  <w:style w:type="character" w:styleId="Hyperlink">
    <w:name w:val="Hyperlink"/>
    <w:basedOn w:val="DefaultParagraphFont"/>
    <w:uiPriority w:val="99"/>
    <w:unhideWhenUsed/>
    <w:rsid w:val="00B12497"/>
    <w:rPr>
      <w:color w:val="0563C1" w:themeColor="hyperlink"/>
      <w:u w:val="single"/>
    </w:rPr>
  </w:style>
  <w:style w:type="paragraph" w:styleId="Revision">
    <w:name w:val="Revision"/>
    <w:hidden/>
    <w:uiPriority w:val="99"/>
    <w:semiHidden/>
    <w:rsid w:val="00114730"/>
  </w:style>
  <w:style w:type="paragraph" w:styleId="BalloonText">
    <w:name w:val="Balloon Text"/>
    <w:basedOn w:val="Normal"/>
    <w:link w:val="BalloonTextChar"/>
    <w:uiPriority w:val="99"/>
    <w:semiHidden/>
    <w:unhideWhenUsed/>
    <w:rsid w:val="0011473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14730"/>
    <w:rPr>
      <w:rFonts w:ascii="Times New Roman" w:hAnsi="Times New Roman" w:cs="Times New Roman"/>
      <w:sz w:val="18"/>
      <w:szCs w:val="18"/>
    </w:rPr>
  </w:style>
  <w:style w:type="table" w:styleId="TableGrid">
    <w:name w:val="Table Grid"/>
    <w:basedOn w:val="TableNormal"/>
    <w:uiPriority w:val="39"/>
    <w:rsid w:val="000C7B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49582">
      <w:bodyDiv w:val="1"/>
      <w:marLeft w:val="0"/>
      <w:marRight w:val="0"/>
      <w:marTop w:val="0"/>
      <w:marBottom w:val="0"/>
      <w:divBdr>
        <w:top w:val="none" w:sz="0" w:space="0" w:color="auto"/>
        <w:left w:val="none" w:sz="0" w:space="0" w:color="auto"/>
        <w:bottom w:val="none" w:sz="0" w:space="0" w:color="auto"/>
        <w:right w:val="none" w:sz="0" w:space="0" w:color="auto"/>
      </w:divBdr>
    </w:div>
    <w:div w:id="35470493">
      <w:bodyDiv w:val="1"/>
      <w:marLeft w:val="0"/>
      <w:marRight w:val="0"/>
      <w:marTop w:val="0"/>
      <w:marBottom w:val="0"/>
      <w:divBdr>
        <w:top w:val="none" w:sz="0" w:space="0" w:color="auto"/>
        <w:left w:val="none" w:sz="0" w:space="0" w:color="auto"/>
        <w:bottom w:val="none" w:sz="0" w:space="0" w:color="auto"/>
        <w:right w:val="none" w:sz="0" w:space="0" w:color="auto"/>
      </w:divBdr>
    </w:div>
    <w:div w:id="162596715">
      <w:bodyDiv w:val="1"/>
      <w:marLeft w:val="0"/>
      <w:marRight w:val="0"/>
      <w:marTop w:val="0"/>
      <w:marBottom w:val="0"/>
      <w:divBdr>
        <w:top w:val="none" w:sz="0" w:space="0" w:color="auto"/>
        <w:left w:val="none" w:sz="0" w:space="0" w:color="auto"/>
        <w:bottom w:val="none" w:sz="0" w:space="0" w:color="auto"/>
        <w:right w:val="none" w:sz="0" w:space="0" w:color="auto"/>
      </w:divBdr>
    </w:div>
    <w:div w:id="207452025">
      <w:bodyDiv w:val="1"/>
      <w:marLeft w:val="0"/>
      <w:marRight w:val="0"/>
      <w:marTop w:val="0"/>
      <w:marBottom w:val="0"/>
      <w:divBdr>
        <w:top w:val="none" w:sz="0" w:space="0" w:color="auto"/>
        <w:left w:val="none" w:sz="0" w:space="0" w:color="auto"/>
        <w:bottom w:val="none" w:sz="0" w:space="0" w:color="auto"/>
        <w:right w:val="none" w:sz="0" w:space="0" w:color="auto"/>
      </w:divBdr>
    </w:div>
    <w:div w:id="305822124">
      <w:bodyDiv w:val="1"/>
      <w:marLeft w:val="0"/>
      <w:marRight w:val="0"/>
      <w:marTop w:val="0"/>
      <w:marBottom w:val="0"/>
      <w:divBdr>
        <w:top w:val="none" w:sz="0" w:space="0" w:color="auto"/>
        <w:left w:val="none" w:sz="0" w:space="0" w:color="auto"/>
        <w:bottom w:val="none" w:sz="0" w:space="0" w:color="auto"/>
        <w:right w:val="none" w:sz="0" w:space="0" w:color="auto"/>
      </w:divBdr>
    </w:div>
    <w:div w:id="337466224">
      <w:bodyDiv w:val="1"/>
      <w:marLeft w:val="0"/>
      <w:marRight w:val="0"/>
      <w:marTop w:val="0"/>
      <w:marBottom w:val="0"/>
      <w:divBdr>
        <w:top w:val="none" w:sz="0" w:space="0" w:color="auto"/>
        <w:left w:val="none" w:sz="0" w:space="0" w:color="auto"/>
        <w:bottom w:val="none" w:sz="0" w:space="0" w:color="auto"/>
        <w:right w:val="none" w:sz="0" w:space="0" w:color="auto"/>
      </w:divBdr>
    </w:div>
    <w:div w:id="464347509">
      <w:bodyDiv w:val="1"/>
      <w:marLeft w:val="0"/>
      <w:marRight w:val="0"/>
      <w:marTop w:val="0"/>
      <w:marBottom w:val="0"/>
      <w:divBdr>
        <w:top w:val="none" w:sz="0" w:space="0" w:color="auto"/>
        <w:left w:val="none" w:sz="0" w:space="0" w:color="auto"/>
        <w:bottom w:val="none" w:sz="0" w:space="0" w:color="auto"/>
        <w:right w:val="none" w:sz="0" w:space="0" w:color="auto"/>
      </w:divBdr>
    </w:div>
    <w:div w:id="476342724">
      <w:bodyDiv w:val="1"/>
      <w:marLeft w:val="0"/>
      <w:marRight w:val="0"/>
      <w:marTop w:val="0"/>
      <w:marBottom w:val="0"/>
      <w:divBdr>
        <w:top w:val="none" w:sz="0" w:space="0" w:color="auto"/>
        <w:left w:val="none" w:sz="0" w:space="0" w:color="auto"/>
        <w:bottom w:val="none" w:sz="0" w:space="0" w:color="auto"/>
        <w:right w:val="none" w:sz="0" w:space="0" w:color="auto"/>
      </w:divBdr>
    </w:div>
    <w:div w:id="506335001">
      <w:bodyDiv w:val="1"/>
      <w:marLeft w:val="0"/>
      <w:marRight w:val="0"/>
      <w:marTop w:val="0"/>
      <w:marBottom w:val="0"/>
      <w:divBdr>
        <w:top w:val="none" w:sz="0" w:space="0" w:color="auto"/>
        <w:left w:val="none" w:sz="0" w:space="0" w:color="auto"/>
        <w:bottom w:val="none" w:sz="0" w:space="0" w:color="auto"/>
        <w:right w:val="none" w:sz="0" w:space="0" w:color="auto"/>
      </w:divBdr>
    </w:div>
    <w:div w:id="510531092">
      <w:bodyDiv w:val="1"/>
      <w:marLeft w:val="0"/>
      <w:marRight w:val="0"/>
      <w:marTop w:val="0"/>
      <w:marBottom w:val="0"/>
      <w:divBdr>
        <w:top w:val="none" w:sz="0" w:space="0" w:color="auto"/>
        <w:left w:val="none" w:sz="0" w:space="0" w:color="auto"/>
        <w:bottom w:val="none" w:sz="0" w:space="0" w:color="auto"/>
        <w:right w:val="none" w:sz="0" w:space="0" w:color="auto"/>
      </w:divBdr>
    </w:div>
    <w:div w:id="639070853">
      <w:bodyDiv w:val="1"/>
      <w:marLeft w:val="0"/>
      <w:marRight w:val="0"/>
      <w:marTop w:val="0"/>
      <w:marBottom w:val="0"/>
      <w:divBdr>
        <w:top w:val="none" w:sz="0" w:space="0" w:color="auto"/>
        <w:left w:val="none" w:sz="0" w:space="0" w:color="auto"/>
        <w:bottom w:val="none" w:sz="0" w:space="0" w:color="auto"/>
        <w:right w:val="none" w:sz="0" w:space="0" w:color="auto"/>
      </w:divBdr>
    </w:div>
    <w:div w:id="744574842">
      <w:bodyDiv w:val="1"/>
      <w:marLeft w:val="0"/>
      <w:marRight w:val="0"/>
      <w:marTop w:val="0"/>
      <w:marBottom w:val="0"/>
      <w:divBdr>
        <w:top w:val="none" w:sz="0" w:space="0" w:color="auto"/>
        <w:left w:val="none" w:sz="0" w:space="0" w:color="auto"/>
        <w:bottom w:val="none" w:sz="0" w:space="0" w:color="auto"/>
        <w:right w:val="none" w:sz="0" w:space="0" w:color="auto"/>
      </w:divBdr>
    </w:div>
    <w:div w:id="747462660">
      <w:bodyDiv w:val="1"/>
      <w:marLeft w:val="0"/>
      <w:marRight w:val="0"/>
      <w:marTop w:val="0"/>
      <w:marBottom w:val="0"/>
      <w:divBdr>
        <w:top w:val="none" w:sz="0" w:space="0" w:color="auto"/>
        <w:left w:val="none" w:sz="0" w:space="0" w:color="auto"/>
        <w:bottom w:val="none" w:sz="0" w:space="0" w:color="auto"/>
        <w:right w:val="none" w:sz="0" w:space="0" w:color="auto"/>
      </w:divBdr>
    </w:div>
    <w:div w:id="797650356">
      <w:bodyDiv w:val="1"/>
      <w:marLeft w:val="0"/>
      <w:marRight w:val="0"/>
      <w:marTop w:val="0"/>
      <w:marBottom w:val="0"/>
      <w:divBdr>
        <w:top w:val="none" w:sz="0" w:space="0" w:color="auto"/>
        <w:left w:val="none" w:sz="0" w:space="0" w:color="auto"/>
        <w:bottom w:val="none" w:sz="0" w:space="0" w:color="auto"/>
        <w:right w:val="none" w:sz="0" w:space="0" w:color="auto"/>
      </w:divBdr>
    </w:div>
    <w:div w:id="1041368162">
      <w:bodyDiv w:val="1"/>
      <w:marLeft w:val="0"/>
      <w:marRight w:val="0"/>
      <w:marTop w:val="0"/>
      <w:marBottom w:val="0"/>
      <w:divBdr>
        <w:top w:val="none" w:sz="0" w:space="0" w:color="auto"/>
        <w:left w:val="none" w:sz="0" w:space="0" w:color="auto"/>
        <w:bottom w:val="none" w:sz="0" w:space="0" w:color="auto"/>
        <w:right w:val="none" w:sz="0" w:space="0" w:color="auto"/>
      </w:divBdr>
    </w:div>
    <w:div w:id="1096100044">
      <w:bodyDiv w:val="1"/>
      <w:marLeft w:val="0"/>
      <w:marRight w:val="0"/>
      <w:marTop w:val="0"/>
      <w:marBottom w:val="0"/>
      <w:divBdr>
        <w:top w:val="none" w:sz="0" w:space="0" w:color="auto"/>
        <w:left w:val="none" w:sz="0" w:space="0" w:color="auto"/>
        <w:bottom w:val="none" w:sz="0" w:space="0" w:color="auto"/>
        <w:right w:val="none" w:sz="0" w:space="0" w:color="auto"/>
      </w:divBdr>
    </w:div>
    <w:div w:id="1101953320">
      <w:bodyDiv w:val="1"/>
      <w:marLeft w:val="0"/>
      <w:marRight w:val="0"/>
      <w:marTop w:val="0"/>
      <w:marBottom w:val="0"/>
      <w:divBdr>
        <w:top w:val="none" w:sz="0" w:space="0" w:color="auto"/>
        <w:left w:val="none" w:sz="0" w:space="0" w:color="auto"/>
        <w:bottom w:val="none" w:sz="0" w:space="0" w:color="auto"/>
        <w:right w:val="none" w:sz="0" w:space="0" w:color="auto"/>
      </w:divBdr>
    </w:div>
    <w:div w:id="1110975989">
      <w:bodyDiv w:val="1"/>
      <w:marLeft w:val="0"/>
      <w:marRight w:val="0"/>
      <w:marTop w:val="0"/>
      <w:marBottom w:val="0"/>
      <w:divBdr>
        <w:top w:val="none" w:sz="0" w:space="0" w:color="auto"/>
        <w:left w:val="none" w:sz="0" w:space="0" w:color="auto"/>
        <w:bottom w:val="none" w:sz="0" w:space="0" w:color="auto"/>
        <w:right w:val="none" w:sz="0" w:space="0" w:color="auto"/>
      </w:divBdr>
    </w:div>
    <w:div w:id="1243879483">
      <w:bodyDiv w:val="1"/>
      <w:marLeft w:val="0"/>
      <w:marRight w:val="0"/>
      <w:marTop w:val="0"/>
      <w:marBottom w:val="0"/>
      <w:divBdr>
        <w:top w:val="none" w:sz="0" w:space="0" w:color="auto"/>
        <w:left w:val="none" w:sz="0" w:space="0" w:color="auto"/>
        <w:bottom w:val="none" w:sz="0" w:space="0" w:color="auto"/>
        <w:right w:val="none" w:sz="0" w:space="0" w:color="auto"/>
      </w:divBdr>
    </w:div>
    <w:div w:id="1385980640">
      <w:bodyDiv w:val="1"/>
      <w:marLeft w:val="0"/>
      <w:marRight w:val="0"/>
      <w:marTop w:val="0"/>
      <w:marBottom w:val="0"/>
      <w:divBdr>
        <w:top w:val="none" w:sz="0" w:space="0" w:color="auto"/>
        <w:left w:val="none" w:sz="0" w:space="0" w:color="auto"/>
        <w:bottom w:val="none" w:sz="0" w:space="0" w:color="auto"/>
        <w:right w:val="none" w:sz="0" w:space="0" w:color="auto"/>
      </w:divBdr>
    </w:div>
    <w:div w:id="1401054098">
      <w:bodyDiv w:val="1"/>
      <w:marLeft w:val="0"/>
      <w:marRight w:val="0"/>
      <w:marTop w:val="0"/>
      <w:marBottom w:val="0"/>
      <w:divBdr>
        <w:top w:val="none" w:sz="0" w:space="0" w:color="auto"/>
        <w:left w:val="none" w:sz="0" w:space="0" w:color="auto"/>
        <w:bottom w:val="none" w:sz="0" w:space="0" w:color="auto"/>
        <w:right w:val="none" w:sz="0" w:space="0" w:color="auto"/>
      </w:divBdr>
    </w:div>
    <w:div w:id="1437822151">
      <w:bodyDiv w:val="1"/>
      <w:marLeft w:val="0"/>
      <w:marRight w:val="0"/>
      <w:marTop w:val="0"/>
      <w:marBottom w:val="0"/>
      <w:divBdr>
        <w:top w:val="none" w:sz="0" w:space="0" w:color="auto"/>
        <w:left w:val="none" w:sz="0" w:space="0" w:color="auto"/>
        <w:bottom w:val="none" w:sz="0" w:space="0" w:color="auto"/>
        <w:right w:val="none" w:sz="0" w:space="0" w:color="auto"/>
      </w:divBdr>
    </w:div>
    <w:div w:id="1475104426">
      <w:bodyDiv w:val="1"/>
      <w:marLeft w:val="0"/>
      <w:marRight w:val="0"/>
      <w:marTop w:val="0"/>
      <w:marBottom w:val="0"/>
      <w:divBdr>
        <w:top w:val="none" w:sz="0" w:space="0" w:color="auto"/>
        <w:left w:val="none" w:sz="0" w:space="0" w:color="auto"/>
        <w:bottom w:val="none" w:sz="0" w:space="0" w:color="auto"/>
        <w:right w:val="none" w:sz="0" w:space="0" w:color="auto"/>
      </w:divBdr>
    </w:div>
    <w:div w:id="1498227330">
      <w:bodyDiv w:val="1"/>
      <w:marLeft w:val="0"/>
      <w:marRight w:val="0"/>
      <w:marTop w:val="0"/>
      <w:marBottom w:val="0"/>
      <w:divBdr>
        <w:top w:val="none" w:sz="0" w:space="0" w:color="auto"/>
        <w:left w:val="none" w:sz="0" w:space="0" w:color="auto"/>
        <w:bottom w:val="none" w:sz="0" w:space="0" w:color="auto"/>
        <w:right w:val="none" w:sz="0" w:space="0" w:color="auto"/>
      </w:divBdr>
    </w:div>
    <w:div w:id="1570191282">
      <w:bodyDiv w:val="1"/>
      <w:marLeft w:val="0"/>
      <w:marRight w:val="0"/>
      <w:marTop w:val="0"/>
      <w:marBottom w:val="0"/>
      <w:divBdr>
        <w:top w:val="none" w:sz="0" w:space="0" w:color="auto"/>
        <w:left w:val="none" w:sz="0" w:space="0" w:color="auto"/>
        <w:bottom w:val="none" w:sz="0" w:space="0" w:color="auto"/>
        <w:right w:val="none" w:sz="0" w:space="0" w:color="auto"/>
      </w:divBdr>
    </w:div>
    <w:div w:id="1778600366">
      <w:bodyDiv w:val="1"/>
      <w:marLeft w:val="0"/>
      <w:marRight w:val="0"/>
      <w:marTop w:val="0"/>
      <w:marBottom w:val="0"/>
      <w:divBdr>
        <w:top w:val="none" w:sz="0" w:space="0" w:color="auto"/>
        <w:left w:val="none" w:sz="0" w:space="0" w:color="auto"/>
        <w:bottom w:val="none" w:sz="0" w:space="0" w:color="auto"/>
        <w:right w:val="none" w:sz="0" w:space="0" w:color="auto"/>
      </w:divBdr>
    </w:div>
    <w:div w:id="1800607030">
      <w:bodyDiv w:val="1"/>
      <w:marLeft w:val="0"/>
      <w:marRight w:val="0"/>
      <w:marTop w:val="0"/>
      <w:marBottom w:val="0"/>
      <w:divBdr>
        <w:top w:val="none" w:sz="0" w:space="0" w:color="auto"/>
        <w:left w:val="none" w:sz="0" w:space="0" w:color="auto"/>
        <w:bottom w:val="none" w:sz="0" w:space="0" w:color="auto"/>
        <w:right w:val="none" w:sz="0" w:space="0" w:color="auto"/>
      </w:divBdr>
    </w:div>
    <w:div w:id="1914076982">
      <w:bodyDiv w:val="1"/>
      <w:marLeft w:val="0"/>
      <w:marRight w:val="0"/>
      <w:marTop w:val="0"/>
      <w:marBottom w:val="0"/>
      <w:divBdr>
        <w:top w:val="none" w:sz="0" w:space="0" w:color="auto"/>
        <w:left w:val="none" w:sz="0" w:space="0" w:color="auto"/>
        <w:bottom w:val="none" w:sz="0" w:space="0" w:color="auto"/>
        <w:right w:val="none" w:sz="0" w:space="0" w:color="auto"/>
      </w:divBdr>
    </w:div>
    <w:div w:id="1972981050">
      <w:bodyDiv w:val="1"/>
      <w:marLeft w:val="0"/>
      <w:marRight w:val="0"/>
      <w:marTop w:val="0"/>
      <w:marBottom w:val="0"/>
      <w:divBdr>
        <w:top w:val="none" w:sz="0" w:space="0" w:color="auto"/>
        <w:left w:val="none" w:sz="0" w:space="0" w:color="auto"/>
        <w:bottom w:val="none" w:sz="0" w:space="0" w:color="auto"/>
        <w:right w:val="none" w:sz="0" w:space="0" w:color="auto"/>
      </w:divBdr>
    </w:div>
    <w:div w:id="20219285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fontTable" Target="fontTable.xml"/><Relationship Id="rId25" Type="http://schemas.microsoft.com/office/2011/relationships/people" Target="peop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diagramData" Target="diagrams/data1.xml"/><Relationship Id="rId15" Type="http://schemas.openxmlformats.org/officeDocument/2006/relationships/diagramLayout" Target="diagrams/layout1.xml"/><Relationship Id="rId16" Type="http://schemas.openxmlformats.org/officeDocument/2006/relationships/diagramQuickStyle" Target="diagrams/quickStyle1.xml"/><Relationship Id="rId17" Type="http://schemas.openxmlformats.org/officeDocument/2006/relationships/diagramColors" Target="diagrams/colors1.xml"/><Relationship Id="rId18" Type="http://schemas.microsoft.com/office/2007/relationships/diagramDrawing" Target="diagrams/drawing1.xml"/><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6B39E1E-DF46-9442-90A4-D6719A56F332}" type="doc">
      <dgm:prSet loTypeId="urn:microsoft.com/office/officeart/2005/8/layout/bProcess3" loCatId="" qsTypeId="urn:microsoft.com/office/officeart/2005/8/quickstyle/simple4" qsCatId="simple" csTypeId="urn:microsoft.com/office/officeart/2005/8/colors/accent0_2" csCatId="mainScheme" phldr="1"/>
      <dgm:spPr/>
      <dgm:t>
        <a:bodyPr/>
        <a:lstStyle/>
        <a:p>
          <a:endParaRPr lang="en-US"/>
        </a:p>
      </dgm:t>
    </dgm:pt>
    <dgm:pt modelId="{3FEA78CD-E9A2-7E45-92A5-D21695EFAB78}">
      <dgm:prSet phldrT="[Text]" custT="1"/>
      <dgm:spPr/>
      <dgm:t>
        <a:bodyPr/>
        <a:lstStyle/>
        <a:p>
          <a:r>
            <a:rPr lang="en-US" sz="1200">
              <a:latin typeface="Times New Roman" charset="0"/>
              <a:ea typeface="Times New Roman" charset="0"/>
              <a:cs typeface="Times New Roman" charset="0"/>
            </a:rPr>
            <a:t>Preparation</a:t>
          </a:r>
        </a:p>
      </dgm:t>
    </dgm:pt>
    <dgm:pt modelId="{653BE7A1-9A59-4E46-A55F-AA7D2874A99F}" type="parTrans" cxnId="{B7DB95BD-7656-6748-9009-1257F7A728C2}">
      <dgm:prSet/>
      <dgm:spPr/>
      <dgm:t>
        <a:bodyPr/>
        <a:lstStyle/>
        <a:p>
          <a:endParaRPr lang="en-US"/>
        </a:p>
      </dgm:t>
    </dgm:pt>
    <dgm:pt modelId="{3C38A60D-0F39-8644-86FE-6E0A6B4A8612}" type="sibTrans" cxnId="{B7DB95BD-7656-6748-9009-1257F7A728C2}">
      <dgm:prSet/>
      <dgm:spPr/>
      <dgm:t>
        <a:bodyPr/>
        <a:lstStyle/>
        <a:p>
          <a:endParaRPr lang="en-US"/>
        </a:p>
      </dgm:t>
    </dgm:pt>
    <dgm:pt modelId="{314A8ED0-6046-6445-ADF0-6A8FB7D791AE}">
      <dgm:prSet phldrT="[Text]" custT="1"/>
      <dgm:spPr/>
      <dgm:t>
        <a:bodyPr/>
        <a:lstStyle/>
        <a:p>
          <a:r>
            <a:rPr lang="en-US" sz="1200"/>
            <a:t>Integration</a:t>
          </a:r>
        </a:p>
      </dgm:t>
    </dgm:pt>
    <dgm:pt modelId="{B1F1E2D1-12C7-7640-9059-FDAA73754A75}" type="parTrans" cxnId="{01DEB153-0B8F-8147-9BD7-D8B6B4D421C4}">
      <dgm:prSet/>
      <dgm:spPr/>
      <dgm:t>
        <a:bodyPr/>
        <a:lstStyle/>
        <a:p>
          <a:endParaRPr lang="en-US"/>
        </a:p>
      </dgm:t>
    </dgm:pt>
    <dgm:pt modelId="{725CA9A3-199A-C14D-ADBF-E88193111C3E}" type="sibTrans" cxnId="{01DEB153-0B8F-8147-9BD7-D8B6B4D421C4}">
      <dgm:prSet/>
      <dgm:spPr/>
      <dgm:t>
        <a:bodyPr/>
        <a:lstStyle/>
        <a:p>
          <a:endParaRPr lang="en-US"/>
        </a:p>
      </dgm:t>
    </dgm:pt>
    <dgm:pt modelId="{670B7333-E945-6349-8C68-6EAE6EDF1E94}">
      <dgm:prSet phldrT="[Text]" custT="1"/>
      <dgm:spPr/>
      <dgm:t>
        <a:bodyPr/>
        <a:lstStyle/>
        <a:p>
          <a:r>
            <a:rPr lang="en-US" sz="1200"/>
            <a:t>Modeling</a:t>
          </a:r>
        </a:p>
      </dgm:t>
    </dgm:pt>
    <dgm:pt modelId="{7A89EC88-20C4-C24B-B1BE-39B3BB6C502A}" type="parTrans" cxnId="{F6379786-FD1F-5E49-972A-7561D2BB5E57}">
      <dgm:prSet/>
      <dgm:spPr/>
      <dgm:t>
        <a:bodyPr/>
        <a:lstStyle/>
        <a:p>
          <a:endParaRPr lang="en-US"/>
        </a:p>
      </dgm:t>
    </dgm:pt>
    <dgm:pt modelId="{C2450C04-50BC-994E-AC90-DB41B625E49F}" type="sibTrans" cxnId="{F6379786-FD1F-5E49-972A-7561D2BB5E57}">
      <dgm:prSet/>
      <dgm:spPr/>
      <dgm:t>
        <a:bodyPr/>
        <a:lstStyle/>
        <a:p>
          <a:endParaRPr lang="en-US"/>
        </a:p>
      </dgm:t>
    </dgm:pt>
    <dgm:pt modelId="{94268F4B-8524-5141-959A-4E2AA4301A0C}">
      <dgm:prSet phldrT="[Text]" custT="1"/>
      <dgm:spPr/>
      <dgm:t>
        <a:bodyPr/>
        <a:lstStyle/>
        <a:p>
          <a:r>
            <a:rPr lang="en-US" sz="1200"/>
            <a:t>Matching</a:t>
          </a:r>
        </a:p>
      </dgm:t>
    </dgm:pt>
    <dgm:pt modelId="{F5859F39-1A33-744E-9AA8-8219B20B00D1}" type="parTrans" cxnId="{86C8056C-AFB4-5F41-A6DC-40B833CB15F3}">
      <dgm:prSet/>
      <dgm:spPr/>
      <dgm:t>
        <a:bodyPr/>
        <a:lstStyle/>
        <a:p>
          <a:endParaRPr lang="en-US"/>
        </a:p>
      </dgm:t>
    </dgm:pt>
    <dgm:pt modelId="{89B3BB9F-45F0-4147-9B37-1128737564FF}" type="sibTrans" cxnId="{86C8056C-AFB4-5F41-A6DC-40B833CB15F3}">
      <dgm:prSet/>
      <dgm:spPr/>
      <dgm:t>
        <a:bodyPr/>
        <a:lstStyle/>
        <a:p>
          <a:endParaRPr lang="en-US"/>
        </a:p>
      </dgm:t>
    </dgm:pt>
    <dgm:pt modelId="{FEBB912D-E828-5749-8218-B58741B26CCE}">
      <dgm:prSet phldrT="[Text]" custT="1"/>
      <dgm:spPr/>
      <dgm:t>
        <a:bodyPr/>
        <a:lstStyle/>
        <a:p>
          <a:r>
            <a:rPr lang="en-US" sz="1200"/>
            <a:t>Grouping</a:t>
          </a:r>
        </a:p>
      </dgm:t>
    </dgm:pt>
    <dgm:pt modelId="{299D0440-6AB5-284D-BBEE-4410BED9C9FC}" type="parTrans" cxnId="{743A6DBF-4D63-2A44-ABC4-24737E748D32}">
      <dgm:prSet/>
      <dgm:spPr/>
      <dgm:t>
        <a:bodyPr/>
        <a:lstStyle/>
        <a:p>
          <a:endParaRPr lang="en-US"/>
        </a:p>
      </dgm:t>
    </dgm:pt>
    <dgm:pt modelId="{236E9561-3582-464C-8E68-225812AC72D5}" type="sibTrans" cxnId="{743A6DBF-4D63-2A44-ABC4-24737E748D32}">
      <dgm:prSet/>
      <dgm:spPr/>
      <dgm:t>
        <a:bodyPr/>
        <a:lstStyle/>
        <a:p>
          <a:endParaRPr lang="en-US"/>
        </a:p>
      </dgm:t>
    </dgm:pt>
    <dgm:pt modelId="{23269F46-BC9B-F44B-A038-F41AFC8E6605}">
      <dgm:prSet phldrT="[Text]" custT="1"/>
      <dgm:spPr/>
      <dgm:t>
        <a:bodyPr/>
        <a:lstStyle/>
        <a:p>
          <a:r>
            <a:rPr lang="en-US" sz="1200"/>
            <a:t>CIF Results</a:t>
          </a:r>
        </a:p>
      </dgm:t>
    </dgm:pt>
    <dgm:pt modelId="{422D8637-6D9E-3643-8533-34FAA32A3171}" type="parTrans" cxnId="{B51C0711-CA4F-DC47-BBD2-1010E46B8099}">
      <dgm:prSet/>
      <dgm:spPr/>
      <dgm:t>
        <a:bodyPr/>
        <a:lstStyle/>
        <a:p>
          <a:endParaRPr lang="en-US"/>
        </a:p>
      </dgm:t>
    </dgm:pt>
    <dgm:pt modelId="{969CD1AB-66EA-4C43-86EF-EC53DE3B5367}" type="sibTrans" cxnId="{B51C0711-CA4F-DC47-BBD2-1010E46B8099}">
      <dgm:prSet/>
      <dgm:spPr/>
      <dgm:t>
        <a:bodyPr/>
        <a:lstStyle/>
        <a:p>
          <a:endParaRPr lang="en-US"/>
        </a:p>
      </dgm:t>
    </dgm:pt>
    <dgm:pt modelId="{10DF04A3-44C1-EB4D-968C-6333695F2E3B}" type="pres">
      <dgm:prSet presAssocID="{36B39E1E-DF46-9442-90A4-D6719A56F332}" presName="Name0" presStyleCnt="0">
        <dgm:presLayoutVars>
          <dgm:dir/>
          <dgm:resizeHandles val="exact"/>
        </dgm:presLayoutVars>
      </dgm:prSet>
      <dgm:spPr/>
      <dgm:t>
        <a:bodyPr/>
        <a:lstStyle/>
        <a:p>
          <a:endParaRPr lang="en-US"/>
        </a:p>
      </dgm:t>
    </dgm:pt>
    <dgm:pt modelId="{EB2D6BCC-CE89-6243-8C24-779A7612C3D8}" type="pres">
      <dgm:prSet presAssocID="{3FEA78CD-E9A2-7E45-92A5-D21695EFAB78}" presName="node" presStyleLbl="node1" presStyleIdx="0" presStyleCnt="6">
        <dgm:presLayoutVars>
          <dgm:bulletEnabled val="1"/>
        </dgm:presLayoutVars>
      </dgm:prSet>
      <dgm:spPr/>
      <dgm:t>
        <a:bodyPr/>
        <a:lstStyle/>
        <a:p>
          <a:endParaRPr lang="en-US"/>
        </a:p>
      </dgm:t>
    </dgm:pt>
    <dgm:pt modelId="{F03CCA5D-8041-054B-B5FA-B0A937C8A0EF}" type="pres">
      <dgm:prSet presAssocID="{3C38A60D-0F39-8644-86FE-6E0A6B4A8612}" presName="sibTrans" presStyleLbl="sibTrans1D1" presStyleIdx="0" presStyleCnt="5"/>
      <dgm:spPr/>
      <dgm:t>
        <a:bodyPr/>
        <a:lstStyle/>
        <a:p>
          <a:endParaRPr lang="en-US"/>
        </a:p>
      </dgm:t>
    </dgm:pt>
    <dgm:pt modelId="{CC0B6A45-BE08-564E-8C20-F34F40FE6789}" type="pres">
      <dgm:prSet presAssocID="{3C38A60D-0F39-8644-86FE-6E0A6B4A8612}" presName="connectorText" presStyleLbl="sibTrans1D1" presStyleIdx="0" presStyleCnt="5"/>
      <dgm:spPr/>
      <dgm:t>
        <a:bodyPr/>
        <a:lstStyle/>
        <a:p>
          <a:endParaRPr lang="en-US"/>
        </a:p>
      </dgm:t>
    </dgm:pt>
    <dgm:pt modelId="{833D6EFE-D9C1-734C-876C-409842B2B9CE}" type="pres">
      <dgm:prSet presAssocID="{314A8ED0-6046-6445-ADF0-6A8FB7D791AE}" presName="node" presStyleLbl="node1" presStyleIdx="1" presStyleCnt="6">
        <dgm:presLayoutVars>
          <dgm:bulletEnabled val="1"/>
        </dgm:presLayoutVars>
      </dgm:prSet>
      <dgm:spPr/>
      <dgm:t>
        <a:bodyPr/>
        <a:lstStyle/>
        <a:p>
          <a:endParaRPr lang="en-US"/>
        </a:p>
      </dgm:t>
    </dgm:pt>
    <dgm:pt modelId="{1643ECF7-FC91-D643-93D4-377F3C602BD3}" type="pres">
      <dgm:prSet presAssocID="{725CA9A3-199A-C14D-ADBF-E88193111C3E}" presName="sibTrans" presStyleLbl="sibTrans1D1" presStyleIdx="1" presStyleCnt="5"/>
      <dgm:spPr/>
      <dgm:t>
        <a:bodyPr/>
        <a:lstStyle/>
        <a:p>
          <a:endParaRPr lang="en-US"/>
        </a:p>
      </dgm:t>
    </dgm:pt>
    <dgm:pt modelId="{563FAEC9-977D-7248-942F-843C22646F80}" type="pres">
      <dgm:prSet presAssocID="{725CA9A3-199A-C14D-ADBF-E88193111C3E}" presName="connectorText" presStyleLbl="sibTrans1D1" presStyleIdx="1" presStyleCnt="5"/>
      <dgm:spPr/>
      <dgm:t>
        <a:bodyPr/>
        <a:lstStyle/>
        <a:p>
          <a:endParaRPr lang="en-US"/>
        </a:p>
      </dgm:t>
    </dgm:pt>
    <dgm:pt modelId="{08B2F9AD-5161-4345-89E0-038541FC4390}" type="pres">
      <dgm:prSet presAssocID="{670B7333-E945-6349-8C68-6EAE6EDF1E94}" presName="node" presStyleLbl="node1" presStyleIdx="2" presStyleCnt="6">
        <dgm:presLayoutVars>
          <dgm:bulletEnabled val="1"/>
        </dgm:presLayoutVars>
      </dgm:prSet>
      <dgm:spPr/>
      <dgm:t>
        <a:bodyPr/>
        <a:lstStyle/>
        <a:p>
          <a:endParaRPr lang="en-US"/>
        </a:p>
      </dgm:t>
    </dgm:pt>
    <dgm:pt modelId="{B7CCC8CE-EA1F-504D-8BF3-905DE483EAFD}" type="pres">
      <dgm:prSet presAssocID="{C2450C04-50BC-994E-AC90-DB41B625E49F}" presName="sibTrans" presStyleLbl="sibTrans1D1" presStyleIdx="2" presStyleCnt="5"/>
      <dgm:spPr/>
      <dgm:t>
        <a:bodyPr/>
        <a:lstStyle/>
        <a:p>
          <a:endParaRPr lang="en-US"/>
        </a:p>
      </dgm:t>
    </dgm:pt>
    <dgm:pt modelId="{EEB6F7B3-E3F9-914D-A388-3CBF35D082D0}" type="pres">
      <dgm:prSet presAssocID="{C2450C04-50BC-994E-AC90-DB41B625E49F}" presName="connectorText" presStyleLbl="sibTrans1D1" presStyleIdx="2" presStyleCnt="5"/>
      <dgm:spPr/>
      <dgm:t>
        <a:bodyPr/>
        <a:lstStyle/>
        <a:p>
          <a:endParaRPr lang="en-US"/>
        </a:p>
      </dgm:t>
    </dgm:pt>
    <dgm:pt modelId="{5B7972C5-62DD-0841-A860-FA6018209A24}" type="pres">
      <dgm:prSet presAssocID="{94268F4B-8524-5141-959A-4E2AA4301A0C}" presName="node" presStyleLbl="node1" presStyleIdx="3" presStyleCnt="6">
        <dgm:presLayoutVars>
          <dgm:bulletEnabled val="1"/>
        </dgm:presLayoutVars>
      </dgm:prSet>
      <dgm:spPr/>
      <dgm:t>
        <a:bodyPr/>
        <a:lstStyle/>
        <a:p>
          <a:endParaRPr lang="en-US"/>
        </a:p>
      </dgm:t>
    </dgm:pt>
    <dgm:pt modelId="{3F28E5D3-3DC4-9544-AB4A-3F950BF9E742}" type="pres">
      <dgm:prSet presAssocID="{89B3BB9F-45F0-4147-9B37-1128737564FF}" presName="sibTrans" presStyleLbl="sibTrans1D1" presStyleIdx="3" presStyleCnt="5"/>
      <dgm:spPr/>
      <dgm:t>
        <a:bodyPr/>
        <a:lstStyle/>
        <a:p>
          <a:endParaRPr lang="en-US"/>
        </a:p>
      </dgm:t>
    </dgm:pt>
    <dgm:pt modelId="{E5819CEB-9246-0D46-9438-81F51B5A7A01}" type="pres">
      <dgm:prSet presAssocID="{89B3BB9F-45F0-4147-9B37-1128737564FF}" presName="connectorText" presStyleLbl="sibTrans1D1" presStyleIdx="3" presStyleCnt="5"/>
      <dgm:spPr/>
      <dgm:t>
        <a:bodyPr/>
        <a:lstStyle/>
        <a:p>
          <a:endParaRPr lang="en-US"/>
        </a:p>
      </dgm:t>
    </dgm:pt>
    <dgm:pt modelId="{947D52D0-C9F8-554B-9809-9442ABE928E2}" type="pres">
      <dgm:prSet presAssocID="{FEBB912D-E828-5749-8218-B58741B26CCE}" presName="node" presStyleLbl="node1" presStyleIdx="4" presStyleCnt="6">
        <dgm:presLayoutVars>
          <dgm:bulletEnabled val="1"/>
        </dgm:presLayoutVars>
      </dgm:prSet>
      <dgm:spPr/>
      <dgm:t>
        <a:bodyPr/>
        <a:lstStyle/>
        <a:p>
          <a:endParaRPr lang="en-US"/>
        </a:p>
      </dgm:t>
    </dgm:pt>
    <dgm:pt modelId="{B72F1E53-56CB-4F4D-BBCC-D7D54532A502}" type="pres">
      <dgm:prSet presAssocID="{236E9561-3582-464C-8E68-225812AC72D5}" presName="sibTrans" presStyleLbl="sibTrans1D1" presStyleIdx="4" presStyleCnt="5"/>
      <dgm:spPr/>
      <dgm:t>
        <a:bodyPr/>
        <a:lstStyle/>
        <a:p>
          <a:endParaRPr lang="en-US"/>
        </a:p>
      </dgm:t>
    </dgm:pt>
    <dgm:pt modelId="{329124D2-C19E-8E4F-84A6-D93A9BB30B9D}" type="pres">
      <dgm:prSet presAssocID="{236E9561-3582-464C-8E68-225812AC72D5}" presName="connectorText" presStyleLbl="sibTrans1D1" presStyleIdx="4" presStyleCnt="5"/>
      <dgm:spPr/>
      <dgm:t>
        <a:bodyPr/>
        <a:lstStyle/>
        <a:p>
          <a:endParaRPr lang="en-US"/>
        </a:p>
      </dgm:t>
    </dgm:pt>
    <dgm:pt modelId="{570CFC44-0707-BC4E-9473-A946D930D0DB}" type="pres">
      <dgm:prSet presAssocID="{23269F46-BC9B-F44B-A038-F41AFC8E6605}" presName="node" presStyleLbl="node1" presStyleIdx="5" presStyleCnt="6">
        <dgm:presLayoutVars>
          <dgm:bulletEnabled val="1"/>
        </dgm:presLayoutVars>
      </dgm:prSet>
      <dgm:spPr/>
      <dgm:t>
        <a:bodyPr/>
        <a:lstStyle/>
        <a:p>
          <a:endParaRPr lang="en-US"/>
        </a:p>
      </dgm:t>
    </dgm:pt>
  </dgm:ptLst>
  <dgm:cxnLst>
    <dgm:cxn modelId="{B51C0711-CA4F-DC47-BBD2-1010E46B8099}" srcId="{36B39E1E-DF46-9442-90A4-D6719A56F332}" destId="{23269F46-BC9B-F44B-A038-F41AFC8E6605}" srcOrd="5" destOrd="0" parTransId="{422D8637-6D9E-3643-8533-34FAA32A3171}" sibTransId="{969CD1AB-66EA-4C43-86EF-EC53DE3B5367}"/>
    <dgm:cxn modelId="{01DEB153-0B8F-8147-9BD7-D8B6B4D421C4}" srcId="{36B39E1E-DF46-9442-90A4-D6719A56F332}" destId="{314A8ED0-6046-6445-ADF0-6A8FB7D791AE}" srcOrd="1" destOrd="0" parTransId="{B1F1E2D1-12C7-7640-9059-FDAA73754A75}" sibTransId="{725CA9A3-199A-C14D-ADBF-E88193111C3E}"/>
    <dgm:cxn modelId="{D6B22AE7-FFF7-5A46-AFC4-993493C9A20F}" type="presOf" srcId="{670B7333-E945-6349-8C68-6EAE6EDF1E94}" destId="{08B2F9AD-5161-4345-89E0-038541FC4390}" srcOrd="0" destOrd="0" presId="urn:microsoft.com/office/officeart/2005/8/layout/bProcess3"/>
    <dgm:cxn modelId="{D127C59B-84EA-3B4A-83F4-08E0D7D9031C}" type="presOf" srcId="{3C38A60D-0F39-8644-86FE-6E0A6B4A8612}" destId="{F03CCA5D-8041-054B-B5FA-B0A937C8A0EF}" srcOrd="0" destOrd="0" presId="urn:microsoft.com/office/officeart/2005/8/layout/bProcess3"/>
    <dgm:cxn modelId="{743A6DBF-4D63-2A44-ABC4-24737E748D32}" srcId="{36B39E1E-DF46-9442-90A4-D6719A56F332}" destId="{FEBB912D-E828-5749-8218-B58741B26CCE}" srcOrd="4" destOrd="0" parTransId="{299D0440-6AB5-284D-BBEE-4410BED9C9FC}" sibTransId="{236E9561-3582-464C-8E68-225812AC72D5}"/>
    <dgm:cxn modelId="{C376D28F-8CE4-5846-94DC-162F5566AB73}" type="presOf" srcId="{FEBB912D-E828-5749-8218-B58741B26CCE}" destId="{947D52D0-C9F8-554B-9809-9442ABE928E2}" srcOrd="0" destOrd="0" presId="urn:microsoft.com/office/officeart/2005/8/layout/bProcess3"/>
    <dgm:cxn modelId="{DF38981A-3C05-8B4E-8C41-06C217F610B0}" type="presOf" srcId="{94268F4B-8524-5141-959A-4E2AA4301A0C}" destId="{5B7972C5-62DD-0841-A860-FA6018209A24}" srcOrd="0" destOrd="0" presId="urn:microsoft.com/office/officeart/2005/8/layout/bProcess3"/>
    <dgm:cxn modelId="{704EF536-EDBE-7F4F-894F-C457D6A6C782}" type="presOf" srcId="{89B3BB9F-45F0-4147-9B37-1128737564FF}" destId="{E5819CEB-9246-0D46-9438-81F51B5A7A01}" srcOrd="1" destOrd="0" presId="urn:microsoft.com/office/officeart/2005/8/layout/bProcess3"/>
    <dgm:cxn modelId="{F6379786-FD1F-5E49-972A-7561D2BB5E57}" srcId="{36B39E1E-DF46-9442-90A4-D6719A56F332}" destId="{670B7333-E945-6349-8C68-6EAE6EDF1E94}" srcOrd="2" destOrd="0" parTransId="{7A89EC88-20C4-C24B-B1BE-39B3BB6C502A}" sibTransId="{C2450C04-50BC-994E-AC90-DB41B625E49F}"/>
    <dgm:cxn modelId="{9CA09EAB-9C03-F444-B0FD-D14C56314294}" type="presOf" srcId="{C2450C04-50BC-994E-AC90-DB41B625E49F}" destId="{EEB6F7B3-E3F9-914D-A388-3CBF35D082D0}" srcOrd="1" destOrd="0" presId="urn:microsoft.com/office/officeart/2005/8/layout/bProcess3"/>
    <dgm:cxn modelId="{6C77118E-F704-BB42-9930-D45A3983BC8A}" type="presOf" srcId="{23269F46-BC9B-F44B-A038-F41AFC8E6605}" destId="{570CFC44-0707-BC4E-9473-A946D930D0DB}" srcOrd="0" destOrd="0" presId="urn:microsoft.com/office/officeart/2005/8/layout/bProcess3"/>
    <dgm:cxn modelId="{0D6A7542-8A19-194F-96D1-EC59AB68AE68}" type="presOf" srcId="{36B39E1E-DF46-9442-90A4-D6719A56F332}" destId="{10DF04A3-44C1-EB4D-968C-6333695F2E3B}" srcOrd="0" destOrd="0" presId="urn:microsoft.com/office/officeart/2005/8/layout/bProcess3"/>
    <dgm:cxn modelId="{20ED9BF4-2E9A-9B42-B0D9-45366AB4F4E5}" type="presOf" srcId="{236E9561-3582-464C-8E68-225812AC72D5}" destId="{B72F1E53-56CB-4F4D-BBCC-D7D54532A502}" srcOrd="0" destOrd="0" presId="urn:microsoft.com/office/officeart/2005/8/layout/bProcess3"/>
    <dgm:cxn modelId="{A05DF734-9469-EA49-8633-D448448E79A0}" type="presOf" srcId="{3C38A60D-0F39-8644-86FE-6E0A6B4A8612}" destId="{CC0B6A45-BE08-564E-8C20-F34F40FE6789}" srcOrd="1" destOrd="0" presId="urn:microsoft.com/office/officeart/2005/8/layout/bProcess3"/>
    <dgm:cxn modelId="{3CFC92B4-4CA7-A54C-A32F-3CA2677F1C69}" type="presOf" srcId="{236E9561-3582-464C-8E68-225812AC72D5}" destId="{329124D2-C19E-8E4F-84A6-D93A9BB30B9D}" srcOrd="1" destOrd="0" presId="urn:microsoft.com/office/officeart/2005/8/layout/bProcess3"/>
    <dgm:cxn modelId="{861D0B94-F789-564B-8D30-5EC77F0A2AE4}" type="presOf" srcId="{725CA9A3-199A-C14D-ADBF-E88193111C3E}" destId="{1643ECF7-FC91-D643-93D4-377F3C602BD3}" srcOrd="0" destOrd="0" presId="urn:microsoft.com/office/officeart/2005/8/layout/bProcess3"/>
    <dgm:cxn modelId="{5C3604D7-DAAF-BF47-AF4E-E85ABDBD0115}" type="presOf" srcId="{89B3BB9F-45F0-4147-9B37-1128737564FF}" destId="{3F28E5D3-3DC4-9544-AB4A-3F950BF9E742}" srcOrd="0" destOrd="0" presId="urn:microsoft.com/office/officeart/2005/8/layout/bProcess3"/>
    <dgm:cxn modelId="{E69CD09F-C7DE-4942-A616-6CFF39B7031F}" type="presOf" srcId="{3FEA78CD-E9A2-7E45-92A5-D21695EFAB78}" destId="{EB2D6BCC-CE89-6243-8C24-779A7612C3D8}" srcOrd="0" destOrd="0" presId="urn:microsoft.com/office/officeart/2005/8/layout/bProcess3"/>
    <dgm:cxn modelId="{B7DB95BD-7656-6748-9009-1257F7A728C2}" srcId="{36B39E1E-DF46-9442-90A4-D6719A56F332}" destId="{3FEA78CD-E9A2-7E45-92A5-D21695EFAB78}" srcOrd="0" destOrd="0" parTransId="{653BE7A1-9A59-4E46-A55F-AA7D2874A99F}" sibTransId="{3C38A60D-0F39-8644-86FE-6E0A6B4A8612}"/>
    <dgm:cxn modelId="{5A52595A-741F-4A40-8F87-FCF118DBD543}" type="presOf" srcId="{314A8ED0-6046-6445-ADF0-6A8FB7D791AE}" destId="{833D6EFE-D9C1-734C-876C-409842B2B9CE}" srcOrd="0" destOrd="0" presId="urn:microsoft.com/office/officeart/2005/8/layout/bProcess3"/>
    <dgm:cxn modelId="{1D383515-1CCD-374B-93C0-BBA4818964BD}" type="presOf" srcId="{C2450C04-50BC-994E-AC90-DB41B625E49F}" destId="{B7CCC8CE-EA1F-504D-8BF3-905DE483EAFD}" srcOrd="0" destOrd="0" presId="urn:microsoft.com/office/officeart/2005/8/layout/bProcess3"/>
    <dgm:cxn modelId="{A1E6B1F5-48C1-D241-AD48-F4B31E12B494}" type="presOf" srcId="{725CA9A3-199A-C14D-ADBF-E88193111C3E}" destId="{563FAEC9-977D-7248-942F-843C22646F80}" srcOrd="1" destOrd="0" presId="urn:microsoft.com/office/officeart/2005/8/layout/bProcess3"/>
    <dgm:cxn modelId="{86C8056C-AFB4-5F41-A6DC-40B833CB15F3}" srcId="{36B39E1E-DF46-9442-90A4-D6719A56F332}" destId="{94268F4B-8524-5141-959A-4E2AA4301A0C}" srcOrd="3" destOrd="0" parTransId="{F5859F39-1A33-744E-9AA8-8219B20B00D1}" sibTransId="{89B3BB9F-45F0-4147-9B37-1128737564FF}"/>
    <dgm:cxn modelId="{36D66789-BCAB-1447-8F9D-B4D7DC538151}" type="presParOf" srcId="{10DF04A3-44C1-EB4D-968C-6333695F2E3B}" destId="{EB2D6BCC-CE89-6243-8C24-779A7612C3D8}" srcOrd="0" destOrd="0" presId="urn:microsoft.com/office/officeart/2005/8/layout/bProcess3"/>
    <dgm:cxn modelId="{E04B4AB9-25E1-D64B-B3DB-91DC0204A8EC}" type="presParOf" srcId="{10DF04A3-44C1-EB4D-968C-6333695F2E3B}" destId="{F03CCA5D-8041-054B-B5FA-B0A937C8A0EF}" srcOrd="1" destOrd="0" presId="urn:microsoft.com/office/officeart/2005/8/layout/bProcess3"/>
    <dgm:cxn modelId="{5B13E8C3-6C04-6D43-B5AE-05081763E8D5}" type="presParOf" srcId="{F03CCA5D-8041-054B-B5FA-B0A937C8A0EF}" destId="{CC0B6A45-BE08-564E-8C20-F34F40FE6789}" srcOrd="0" destOrd="0" presId="urn:microsoft.com/office/officeart/2005/8/layout/bProcess3"/>
    <dgm:cxn modelId="{99F80D72-9D1F-A94D-A1D8-4BB719116076}" type="presParOf" srcId="{10DF04A3-44C1-EB4D-968C-6333695F2E3B}" destId="{833D6EFE-D9C1-734C-876C-409842B2B9CE}" srcOrd="2" destOrd="0" presId="urn:microsoft.com/office/officeart/2005/8/layout/bProcess3"/>
    <dgm:cxn modelId="{D796C121-D833-BF46-9704-D92BA7544B27}" type="presParOf" srcId="{10DF04A3-44C1-EB4D-968C-6333695F2E3B}" destId="{1643ECF7-FC91-D643-93D4-377F3C602BD3}" srcOrd="3" destOrd="0" presId="urn:microsoft.com/office/officeart/2005/8/layout/bProcess3"/>
    <dgm:cxn modelId="{91655D1F-7E42-7D48-99A7-A18782F03DE0}" type="presParOf" srcId="{1643ECF7-FC91-D643-93D4-377F3C602BD3}" destId="{563FAEC9-977D-7248-942F-843C22646F80}" srcOrd="0" destOrd="0" presId="urn:microsoft.com/office/officeart/2005/8/layout/bProcess3"/>
    <dgm:cxn modelId="{0911ACAC-8D30-9C47-9236-5500BDF16CD5}" type="presParOf" srcId="{10DF04A3-44C1-EB4D-968C-6333695F2E3B}" destId="{08B2F9AD-5161-4345-89E0-038541FC4390}" srcOrd="4" destOrd="0" presId="urn:microsoft.com/office/officeart/2005/8/layout/bProcess3"/>
    <dgm:cxn modelId="{03F11750-6802-AA4C-9665-128FCE73153F}" type="presParOf" srcId="{10DF04A3-44C1-EB4D-968C-6333695F2E3B}" destId="{B7CCC8CE-EA1F-504D-8BF3-905DE483EAFD}" srcOrd="5" destOrd="0" presId="urn:microsoft.com/office/officeart/2005/8/layout/bProcess3"/>
    <dgm:cxn modelId="{1E7D0E6A-8297-0D48-AE71-3E9214FB99EB}" type="presParOf" srcId="{B7CCC8CE-EA1F-504D-8BF3-905DE483EAFD}" destId="{EEB6F7B3-E3F9-914D-A388-3CBF35D082D0}" srcOrd="0" destOrd="0" presId="urn:microsoft.com/office/officeart/2005/8/layout/bProcess3"/>
    <dgm:cxn modelId="{0C901879-E595-B740-87F9-8883F8C540F0}" type="presParOf" srcId="{10DF04A3-44C1-EB4D-968C-6333695F2E3B}" destId="{5B7972C5-62DD-0841-A860-FA6018209A24}" srcOrd="6" destOrd="0" presId="urn:microsoft.com/office/officeart/2005/8/layout/bProcess3"/>
    <dgm:cxn modelId="{A457F8C8-EC02-7B47-91B5-73A89AEE5C44}" type="presParOf" srcId="{10DF04A3-44C1-EB4D-968C-6333695F2E3B}" destId="{3F28E5D3-3DC4-9544-AB4A-3F950BF9E742}" srcOrd="7" destOrd="0" presId="urn:microsoft.com/office/officeart/2005/8/layout/bProcess3"/>
    <dgm:cxn modelId="{303F1EFD-45E6-3643-8561-752094203944}" type="presParOf" srcId="{3F28E5D3-3DC4-9544-AB4A-3F950BF9E742}" destId="{E5819CEB-9246-0D46-9438-81F51B5A7A01}" srcOrd="0" destOrd="0" presId="urn:microsoft.com/office/officeart/2005/8/layout/bProcess3"/>
    <dgm:cxn modelId="{FFB85A31-D0FB-A246-848B-2493501A4469}" type="presParOf" srcId="{10DF04A3-44C1-EB4D-968C-6333695F2E3B}" destId="{947D52D0-C9F8-554B-9809-9442ABE928E2}" srcOrd="8" destOrd="0" presId="urn:microsoft.com/office/officeart/2005/8/layout/bProcess3"/>
    <dgm:cxn modelId="{3BDF0728-0C65-234E-B239-85310E61FD0A}" type="presParOf" srcId="{10DF04A3-44C1-EB4D-968C-6333695F2E3B}" destId="{B72F1E53-56CB-4F4D-BBCC-D7D54532A502}" srcOrd="9" destOrd="0" presId="urn:microsoft.com/office/officeart/2005/8/layout/bProcess3"/>
    <dgm:cxn modelId="{D750A982-11D7-6D43-986A-908C6C041651}" type="presParOf" srcId="{B72F1E53-56CB-4F4D-BBCC-D7D54532A502}" destId="{329124D2-C19E-8E4F-84A6-D93A9BB30B9D}" srcOrd="0" destOrd="0" presId="urn:microsoft.com/office/officeart/2005/8/layout/bProcess3"/>
    <dgm:cxn modelId="{764CF628-6DD9-C740-B656-32A5EF3C1E28}" type="presParOf" srcId="{10DF04A3-44C1-EB4D-968C-6333695F2E3B}" destId="{570CFC44-0707-BC4E-9473-A946D930D0DB}" srcOrd="10" destOrd="0" presId="urn:microsoft.com/office/officeart/2005/8/layout/bProcess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3CCA5D-8041-054B-B5FA-B0A937C8A0EF}">
      <dsp:nvSpPr>
        <dsp:cNvPr id="0" name=""/>
        <dsp:cNvSpPr/>
      </dsp:nvSpPr>
      <dsp:spPr>
        <a:xfrm>
          <a:off x="1706886" y="381127"/>
          <a:ext cx="295342" cy="91440"/>
        </a:xfrm>
        <a:custGeom>
          <a:avLst/>
          <a:gdLst/>
          <a:ahLst/>
          <a:cxnLst/>
          <a:rect l="0" t="0" r="0" b="0"/>
          <a:pathLst>
            <a:path>
              <a:moveTo>
                <a:pt x="0" y="45720"/>
              </a:moveTo>
              <a:lnTo>
                <a:pt x="295342"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46409" y="425217"/>
        <a:ext cx="16297" cy="3259"/>
      </dsp:txXfrm>
    </dsp:sp>
    <dsp:sp modelId="{EB2D6BCC-CE89-6243-8C24-779A7612C3D8}">
      <dsp:nvSpPr>
        <dsp:cNvPr id="0" name=""/>
        <dsp:cNvSpPr/>
      </dsp:nvSpPr>
      <dsp:spPr>
        <a:xfrm>
          <a:off x="291545" y="1704"/>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latin typeface="Times New Roman" charset="0"/>
              <a:ea typeface="Times New Roman" charset="0"/>
              <a:cs typeface="Times New Roman" charset="0"/>
            </a:rPr>
            <a:t>Preparation</a:t>
          </a:r>
        </a:p>
      </dsp:txBody>
      <dsp:txXfrm>
        <a:off x="291545" y="1704"/>
        <a:ext cx="1417141" cy="850284"/>
      </dsp:txXfrm>
    </dsp:sp>
    <dsp:sp modelId="{1643ECF7-FC91-D643-93D4-377F3C602BD3}">
      <dsp:nvSpPr>
        <dsp:cNvPr id="0" name=""/>
        <dsp:cNvSpPr/>
      </dsp:nvSpPr>
      <dsp:spPr>
        <a:xfrm>
          <a:off x="3449970" y="381127"/>
          <a:ext cx="295342" cy="91440"/>
        </a:xfrm>
        <a:custGeom>
          <a:avLst/>
          <a:gdLst/>
          <a:ahLst/>
          <a:cxnLst/>
          <a:rect l="0" t="0" r="0" b="0"/>
          <a:pathLst>
            <a:path>
              <a:moveTo>
                <a:pt x="0" y="45720"/>
              </a:moveTo>
              <a:lnTo>
                <a:pt x="295342"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89493" y="425217"/>
        <a:ext cx="16297" cy="3259"/>
      </dsp:txXfrm>
    </dsp:sp>
    <dsp:sp modelId="{833D6EFE-D9C1-734C-876C-409842B2B9CE}">
      <dsp:nvSpPr>
        <dsp:cNvPr id="0" name=""/>
        <dsp:cNvSpPr/>
      </dsp:nvSpPr>
      <dsp:spPr>
        <a:xfrm>
          <a:off x="2034629" y="1704"/>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Integration</a:t>
          </a:r>
        </a:p>
      </dsp:txBody>
      <dsp:txXfrm>
        <a:off x="2034629" y="1704"/>
        <a:ext cx="1417141" cy="850284"/>
      </dsp:txXfrm>
    </dsp:sp>
    <dsp:sp modelId="{B7CCC8CE-EA1F-504D-8BF3-905DE483EAFD}">
      <dsp:nvSpPr>
        <dsp:cNvPr id="0" name=""/>
        <dsp:cNvSpPr/>
      </dsp:nvSpPr>
      <dsp:spPr>
        <a:xfrm>
          <a:off x="1000116" y="850189"/>
          <a:ext cx="3486167" cy="295342"/>
        </a:xfrm>
        <a:custGeom>
          <a:avLst/>
          <a:gdLst/>
          <a:ahLst/>
          <a:cxnLst/>
          <a:rect l="0" t="0" r="0" b="0"/>
          <a:pathLst>
            <a:path>
              <a:moveTo>
                <a:pt x="3486167" y="0"/>
              </a:moveTo>
              <a:lnTo>
                <a:pt x="3486167" y="164771"/>
              </a:lnTo>
              <a:lnTo>
                <a:pt x="0" y="164771"/>
              </a:lnTo>
              <a:lnTo>
                <a:pt x="0" y="295342"/>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655665" y="996231"/>
        <a:ext cx="175068" cy="3259"/>
      </dsp:txXfrm>
    </dsp:sp>
    <dsp:sp modelId="{08B2F9AD-5161-4345-89E0-038541FC4390}">
      <dsp:nvSpPr>
        <dsp:cNvPr id="0" name=""/>
        <dsp:cNvSpPr/>
      </dsp:nvSpPr>
      <dsp:spPr>
        <a:xfrm>
          <a:off x="3777713" y="1704"/>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Modeling</a:t>
          </a:r>
        </a:p>
      </dsp:txBody>
      <dsp:txXfrm>
        <a:off x="3777713" y="1704"/>
        <a:ext cx="1417141" cy="850284"/>
      </dsp:txXfrm>
    </dsp:sp>
    <dsp:sp modelId="{3F28E5D3-3DC4-9544-AB4A-3F950BF9E742}">
      <dsp:nvSpPr>
        <dsp:cNvPr id="0" name=""/>
        <dsp:cNvSpPr/>
      </dsp:nvSpPr>
      <dsp:spPr>
        <a:xfrm>
          <a:off x="1706886" y="1557354"/>
          <a:ext cx="295342" cy="91440"/>
        </a:xfrm>
        <a:custGeom>
          <a:avLst/>
          <a:gdLst/>
          <a:ahLst/>
          <a:cxnLst/>
          <a:rect l="0" t="0" r="0" b="0"/>
          <a:pathLst>
            <a:path>
              <a:moveTo>
                <a:pt x="0" y="45720"/>
              </a:moveTo>
              <a:lnTo>
                <a:pt x="295342"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46409" y="1601444"/>
        <a:ext cx="16297" cy="3259"/>
      </dsp:txXfrm>
    </dsp:sp>
    <dsp:sp modelId="{5B7972C5-62DD-0841-A860-FA6018209A24}">
      <dsp:nvSpPr>
        <dsp:cNvPr id="0" name=""/>
        <dsp:cNvSpPr/>
      </dsp:nvSpPr>
      <dsp:spPr>
        <a:xfrm>
          <a:off x="291545" y="1177932"/>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Matching</a:t>
          </a:r>
        </a:p>
      </dsp:txBody>
      <dsp:txXfrm>
        <a:off x="291545" y="1177932"/>
        <a:ext cx="1417141" cy="850284"/>
      </dsp:txXfrm>
    </dsp:sp>
    <dsp:sp modelId="{B72F1E53-56CB-4F4D-BBCC-D7D54532A502}">
      <dsp:nvSpPr>
        <dsp:cNvPr id="0" name=""/>
        <dsp:cNvSpPr/>
      </dsp:nvSpPr>
      <dsp:spPr>
        <a:xfrm>
          <a:off x="3449970" y="1557354"/>
          <a:ext cx="295342" cy="91440"/>
        </a:xfrm>
        <a:custGeom>
          <a:avLst/>
          <a:gdLst/>
          <a:ahLst/>
          <a:cxnLst/>
          <a:rect l="0" t="0" r="0" b="0"/>
          <a:pathLst>
            <a:path>
              <a:moveTo>
                <a:pt x="0" y="45720"/>
              </a:moveTo>
              <a:lnTo>
                <a:pt x="295342"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89493" y="1601444"/>
        <a:ext cx="16297" cy="3259"/>
      </dsp:txXfrm>
    </dsp:sp>
    <dsp:sp modelId="{947D52D0-C9F8-554B-9809-9442ABE928E2}">
      <dsp:nvSpPr>
        <dsp:cNvPr id="0" name=""/>
        <dsp:cNvSpPr/>
      </dsp:nvSpPr>
      <dsp:spPr>
        <a:xfrm>
          <a:off x="2034629" y="1177932"/>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Grouping</a:t>
          </a:r>
        </a:p>
      </dsp:txBody>
      <dsp:txXfrm>
        <a:off x="2034629" y="1177932"/>
        <a:ext cx="1417141" cy="850284"/>
      </dsp:txXfrm>
    </dsp:sp>
    <dsp:sp modelId="{570CFC44-0707-BC4E-9473-A946D930D0DB}">
      <dsp:nvSpPr>
        <dsp:cNvPr id="0" name=""/>
        <dsp:cNvSpPr/>
      </dsp:nvSpPr>
      <dsp:spPr>
        <a:xfrm>
          <a:off x="3777713" y="1177932"/>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CIF Results</a:t>
          </a:r>
        </a:p>
      </dsp:txBody>
      <dsp:txXfrm>
        <a:off x="3777713" y="1177932"/>
        <a:ext cx="1417141" cy="850284"/>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931E34-5A8B-6D47-8E4A-170B54532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1738</TotalTime>
  <Pages>14</Pages>
  <Words>3223</Words>
  <Characters>18373</Characters>
  <Application>Microsoft Macintosh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1857</cp:revision>
  <cp:lastPrinted>2017-06-07T04:20:00Z</cp:lastPrinted>
  <dcterms:created xsi:type="dcterms:W3CDTF">2016-12-19T03:41:00Z</dcterms:created>
  <dcterms:modified xsi:type="dcterms:W3CDTF">2017-06-12T12:53:00Z</dcterms:modified>
</cp:coreProperties>
</file>